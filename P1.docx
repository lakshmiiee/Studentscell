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4615" w14:textId="38B206C0" w:rsidR="00661173" w:rsidRPr="009C496A" w:rsidRDefault="00661173" w:rsidP="00142CAD">
      <w:pPr>
        <w:pStyle w:val="ListParagraph"/>
        <w:numPr>
          <w:ilvl w:val="0"/>
          <w:numId w:val="45"/>
        </w:numPr>
        <w:spacing w:line="360" w:lineRule="auto"/>
        <w:ind w:right="849"/>
        <w:jc w:val="both"/>
        <w:rPr>
          <w:rFonts w:ascii="Times New Roman" w:hAnsi="Times New Roman" w:cs="Times New Roman"/>
          <w:b/>
          <w:bCs/>
          <w:sz w:val="32"/>
          <w:szCs w:val="32"/>
          <w:u w:val="single"/>
        </w:rPr>
      </w:pPr>
      <w:r w:rsidRPr="009C496A">
        <w:rPr>
          <w:rFonts w:ascii="Times New Roman" w:hAnsi="Times New Roman" w:cs="Times New Roman"/>
          <w:b/>
          <w:bCs/>
          <w:sz w:val="32"/>
          <w:szCs w:val="32"/>
          <w:u w:val="single"/>
        </w:rPr>
        <w:t xml:space="preserve">INTRODUCTION    </w:t>
      </w:r>
    </w:p>
    <w:p w14:paraId="6AAC7D80" w14:textId="77777777" w:rsidR="00661173" w:rsidRPr="00AA016B" w:rsidRDefault="00661173" w:rsidP="00142CAD">
      <w:pPr>
        <w:spacing w:line="360" w:lineRule="auto"/>
        <w:ind w:left="1418" w:right="849"/>
        <w:jc w:val="both"/>
        <w:rPr>
          <w:rFonts w:ascii="Times New Roman" w:hAnsi="Times New Roman" w:cs="Times New Roman"/>
          <w:color w:val="auto"/>
          <w:sz w:val="28"/>
          <w:szCs w:val="28"/>
        </w:rPr>
      </w:pPr>
      <w:r w:rsidRPr="00AA016B">
        <w:rPr>
          <w:rFonts w:ascii="Times New Roman" w:hAnsi="Times New Roman" w:cs="Times New Roman"/>
          <w:sz w:val="28"/>
          <w:szCs w:val="28"/>
        </w:rPr>
        <w:t>In institutions, there are still many time-consuming tasks and problems that can be overthrown with the help of technology. As the students have to spend a lot of time going through all these processes and the physical availability of faculty is always required. In order to conquer this problem, we introduce our Student’s Cell. Using this system student’s can get information, seek help in emergency situation, contribute their innovative ideas in the institution and also can chat with the admin.   This application consists of two main modules such as USER and ADMIN . The main purpose is to create an android application which will manage the working of these different modules for the student’s.</w:t>
      </w:r>
    </w:p>
    <w:p w14:paraId="226E6F27" w14:textId="5D078ABE" w:rsidR="00416855"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The student’s can register through this app, and the admin will just have to acknowledge the form. This process won't require the physical presence of students as well as admin. This process can help manage all the data in a more organized manner and make it easier. The main lead for using this system is that the faculty/admin need not be physically present at their respective places and students can express their feelings easily, also can gather information’s about their needs. The system can be accessed irrespective of time or place. The proposed software will also reduce the fearsome in students and can help them with various problems that are related to institution.</w:t>
      </w:r>
    </w:p>
    <w:p w14:paraId="3CC42A69" w14:textId="536FE488" w:rsidR="00661173" w:rsidRPr="00416855" w:rsidRDefault="00E25295" w:rsidP="00142CAD">
      <w:pPr>
        <w:pStyle w:val="ListParagraph"/>
        <w:spacing w:line="360" w:lineRule="auto"/>
        <w:ind w:left="1418" w:right="849"/>
        <w:jc w:val="both"/>
        <w:rPr>
          <w:rFonts w:ascii="Times New Roman" w:hAnsi="Times New Roman" w:cs="Times New Roman"/>
          <w:b/>
          <w:sz w:val="32"/>
          <w:szCs w:val="32"/>
          <w:lang w:val="en-GB"/>
        </w:rPr>
      </w:pPr>
      <w:r w:rsidRPr="00416855">
        <w:rPr>
          <w:rFonts w:ascii="Times New Roman" w:hAnsi="Times New Roman" w:cs="Times New Roman"/>
          <w:b/>
          <w:sz w:val="32"/>
          <w:szCs w:val="32"/>
          <w:u w:val="single"/>
          <w:lang w:val="en-GB"/>
        </w:rPr>
        <w:t>1.1</w:t>
      </w:r>
      <w:r w:rsidR="00A75601" w:rsidRPr="00416855">
        <w:rPr>
          <w:rFonts w:ascii="Times New Roman" w:hAnsi="Times New Roman" w:cs="Times New Roman"/>
          <w:b/>
          <w:sz w:val="32"/>
          <w:szCs w:val="32"/>
          <w:u w:val="single"/>
          <w:lang w:val="en-GB"/>
        </w:rPr>
        <w:t xml:space="preserve"> </w:t>
      </w:r>
      <w:r w:rsidR="00661173" w:rsidRPr="00416855">
        <w:rPr>
          <w:rFonts w:ascii="Times New Roman" w:hAnsi="Times New Roman" w:cs="Times New Roman"/>
          <w:b/>
          <w:sz w:val="32"/>
          <w:szCs w:val="32"/>
          <w:u w:val="single"/>
          <w:lang w:val="en-GB"/>
        </w:rPr>
        <w:t>PROJECT</w:t>
      </w:r>
      <w:r w:rsidR="00661173" w:rsidRPr="00AA016B">
        <w:rPr>
          <w:rFonts w:ascii="Times New Roman" w:hAnsi="Times New Roman" w:cs="Times New Roman"/>
          <w:b/>
          <w:sz w:val="32"/>
          <w:szCs w:val="32"/>
          <w:u w:val="single"/>
          <w:lang w:val="en-GB"/>
        </w:rPr>
        <w:t xml:space="preserve"> OVERVIEW</w:t>
      </w:r>
    </w:p>
    <w:p w14:paraId="74079436" w14:textId="01A0220F" w:rsidR="00A17CBE" w:rsidRDefault="00661173" w:rsidP="00142CAD">
      <w:pPr>
        <w:spacing w:after="0"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 In this modern age, student’s management has become very essential component in education. With the help of College Student’s and Admin</w:t>
      </w:r>
      <w:r w:rsidR="00A17CBE">
        <w:rPr>
          <w:rFonts w:ascii="Times New Roman" w:hAnsi="Times New Roman" w:cs="Times New Roman"/>
          <w:sz w:val="28"/>
          <w:szCs w:val="28"/>
        </w:rPr>
        <w:t xml:space="preserve"> through </w:t>
      </w:r>
      <w:r w:rsidRPr="00AA016B">
        <w:rPr>
          <w:rFonts w:ascii="Times New Roman" w:hAnsi="Times New Roman" w:cs="Times New Roman"/>
          <w:sz w:val="28"/>
          <w:szCs w:val="28"/>
        </w:rPr>
        <w:t>android application we can gather all the useful information and help</w:t>
      </w:r>
      <w:r w:rsidR="00A17CBE">
        <w:rPr>
          <w:rFonts w:ascii="Times New Roman" w:hAnsi="Times New Roman" w:cs="Times New Roman"/>
          <w:sz w:val="28"/>
          <w:szCs w:val="28"/>
        </w:rPr>
        <w:t>s</w:t>
      </w:r>
      <w:r w:rsidRPr="00AA016B">
        <w:rPr>
          <w:rFonts w:ascii="Times New Roman" w:hAnsi="Times New Roman" w:cs="Times New Roman"/>
          <w:sz w:val="28"/>
          <w:szCs w:val="28"/>
        </w:rPr>
        <w:t xml:space="preserve"> needed </w:t>
      </w:r>
      <w:r w:rsidR="00A17CBE">
        <w:rPr>
          <w:rFonts w:ascii="Times New Roman" w:hAnsi="Times New Roman" w:cs="Times New Roman"/>
          <w:sz w:val="28"/>
          <w:szCs w:val="28"/>
        </w:rPr>
        <w:t xml:space="preserve">for </w:t>
      </w:r>
      <w:r w:rsidRPr="00AA016B">
        <w:rPr>
          <w:rFonts w:ascii="Times New Roman" w:hAnsi="Times New Roman" w:cs="Times New Roman"/>
          <w:sz w:val="28"/>
          <w:szCs w:val="28"/>
        </w:rPr>
        <w:t>student</w:t>
      </w:r>
      <w:r w:rsidR="00A17CBE">
        <w:rPr>
          <w:rFonts w:ascii="Times New Roman" w:hAnsi="Times New Roman" w:cs="Times New Roman"/>
          <w:sz w:val="28"/>
          <w:szCs w:val="28"/>
        </w:rPr>
        <w:t>s</w:t>
      </w:r>
      <w:r w:rsidRPr="00AA016B">
        <w:rPr>
          <w:rFonts w:ascii="Times New Roman" w:hAnsi="Times New Roman" w:cs="Times New Roman"/>
          <w:sz w:val="28"/>
          <w:szCs w:val="28"/>
        </w:rPr>
        <w:t xml:space="preserve">. Our System manages the two most important </w:t>
      </w:r>
      <w:r w:rsidRPr="00AA016B">
        <w:rPr>
          <w:rFonts w:ascii="Times New Roman" w:hAnsi="Times New Roman" w:cs="Times New Roman"/>
          <w:sz w:val="28"/>
          <w:szCs w:val="28"/>
        </w:rPr>
        <w:lastRenderedPageBreak/>
        <w:t xml:space="preserve">module such as user(student) </w:t>
      </w:r>
      <w:r w:rsidR="00A17CBE">
        <w:rPr>
          <w:rFonts w:ascii="Times New Roman" w:hAnsi="Times New Roman" w:cs="Times New Roman"/>
          <w:sz w:val="28"/>
          <w:szCs w:val="28"/>
        </w:rPr>
        <w:t xml:space="preserve">module </w:t>
      </w:r>
      <w:r w:rsidRPr="00AA016B">
        <w:rPr>
          <w:rFonts w:ascii="Times New Roman" w:hAnsi="Times New Roman" w:cs="Times New Roman"/>
          <w:sz w:val="28"/>
          <w:szCs w:val="28"/>
        </w:rPr>
        <w:t>and  admin</w:t>
      </w:r>
      <w:r w:rsidR="00A17CBE">
        <w:rPr>
          <w:rFonts w:ascii="Times New Roman" w:hAnsi="Times New Roman" w:cs="Times New Roman"/>
          <w:sz w:val="28"/>
          <w:szCs w:val="28"/>
        </w:rPr>
        <w:t xml:space="preserve"> module</w:t>
      </w:r>
      <w:r w:rsidRPr="00AA016B">
        <w:rPr>
          <w:rFonts w:ascii="Times New Roman" w:hAnsi="Times New Roman" w:cs="Times New Roman"/>
          <w:sz w:val="28"/>
          <w:szCs w:val="28"/>
          <w:lang w:val="en-GB"/>
        </w:rPr>
        <w:t>. Admin plays a major role in this app.</w:t>
      </w:r>
    </w:p>
    <w:p w14:paraId="47588A00" w14:textId="5943882D" w:rsidR="00416855" w:rsidRDefault="00661173" w:rsidP="00142CAD">
      <w:pPr>
        <w:spacing w:line="360" w:lineRule="auto"/>
        <w:ind w:left="1418" w:right="849"/>
        <w:jc w:val="both"/>
        <w:rPr>
          <w:rFonts w:ascii="Times New Roman" w:hAnsi="Times New Roman" w:cs="Times New Roman"/>
          <w:sz w:val="28"/>
          <w:szCs w:val="28"/>
          <w:lang w:val="en-GB"/>
        </w:rPr>
      </w:pPr>
      <w:r w:rsidRPr="00AA016B">
        <w:rPr>
          <w:rFonts w:ascii="Times New Roman" w:hAnsi="Times New Roman" w:cs="Times New Roman"/>
          <w:sz w:val="28"/>
          <w:szCs w:val="28"/>
          <w:lang w:val="en-GB"/>
        </w:rPr>
        <w:t>Student’s can get into the application and ask for the needful help or provide with the needful information about the institution. The main Ideas we would like to introduce and implement in our institution through the cell are Fund Raising, Requirements, Academic Calendar, Idea Corner, Chat Box and Notifications for student’s.</w:t>
      </w:r>
      <w:r w:rsidRPr="00AA016B">
        <w:rPr>
          <w:rFonts w:ascii="Times New Roman" w:hAnsi="Times New Roman" w:cs="Times New Roman"/>
          <w:sz w:val="28"/>
          <w:szCs w:val="28"/>
        </w:rPr>
        <w:t xml:space="preserve"> Also, the system allows the Students to update their profile.</w:t>
      </w:r>
      <w:r w:rsidRPr="00AA016B">
        <w:rPr>
          <w:rFonts w:ascii="Times New Roman" w:hAnsi="Times New Roman" w:cs="Times New Roman"/>
          <w:sz w:val="28"/>
          <w:szCs w:val="28"/>
          <w:lang w:val="en-GB"/>
        </w:rPr>
        <w:t xml:space="preserve"> </w:t>
      </w:r>
      <w:r w:rsidRPr="00AA016B">
        <w:rPr>
          <w:rFonts w:ascii="Times New Roman" w:hAnsi="Times New Roman" w:cs="Times New Roman"/>
          <w:sz w:val="28"/>
          <w:szCs w:val="28"/>
        </w:rPr>
        <w:t xml:space="preserve">Admin can log into the admin side and can go through every details of the system. An admin can approve any registration, fund details, requirement details, idea implementation as well as remove them. In this system, admin can verify, add queries and also can view every details. Admin is the bridge between students and Students Cell. </w:t>
      </w:r>
      <w:r w:rsidRPr="00AA016B">
        <w:rPr>
          <w:rFonts w:ascii="Times New Roman" w:hAnsi="Times New Roman" w:cs="Times New Roman"/>
          <w:sz w:val="28"/>
          <w:szCs w:val="28"/>
          <w:lang w:val="en-GB"/>
        </w:rPr>
        <w:t>Information in the cell can be given not only by the admin but also by the Users, under one condition that is: Admin has to approve the users information/issue only then it will be published in the cell.</w:t>
      </w:r>
    </w:p>
    <w:p w14:paraId="0ECC1339" w14:textId="460A2243" w:rsidR="005958BD" w:rsidRDefault="005958BD" w:rsidP="00142CAD">
      <w:pPr>
        <w:spacing w:line="360" w:lineRule="auto"/>
        <w:ind w:left="1418" w:right="849"/>
        <w:jc w:val="both"/>
        <w:rPr>
          <w:rFonts w:ascii="Times New Roman" w:hAnsi="Times New Roman" w:cs="Times New Roman"/>
          <w:sz w:val="28"/>
          <w:szCs w:val="28"/>
          <w:lang w:val="en-GB"/>
        </w:rPr>
      </w:pPr>
    </w:p>
    <w:p w14:paraId="0DD132CB" w14:textId="2D96500B" w:rsidR="005958BD" w:rsidRDefault="005958BD" w:rsidP="00142CAD">
      <w:pPr>
        <w:spacing w:line="360" w:lineRule="auto"/>
        <w:ind w:left="1418" w:right="849"/>
        <w:jc w:val="both"/>
        <w:rPr>
          <w:rFonts w:ascii="Times New Roman" w:hAnsi="Times New Roman" w:cs="Times New Roman"/>
          <w:sz w:val="28"/>
          <w:szCs w:val="28"/>
          <w:lang w:val="en-GB"/>
        </w:rPr>
      </w:pPr>
    </w:p>
    <w:p w14:paraId="7A89759B" w14:textId="0671C3AF" w:rsidR="005958BD" w:rsidRDefault="005958BD" w:rsidP="00142CAD">
      <w:pPr>
        <w:spacing w:line="360" w:lineRule="auto"/>
        <w:ind w:left="1418" w:right="849"/>
        <w:jc w:val="both"/>
        <w:rPr>
          <w:rFonts w:ascii="Times New Roman" w:hAnsi="Times New Roman" w:cs="Times New Roman"/>
          <w:sz w:val="28"/>
          <w:szCs w:val="28"/>
          <w:lang w:val="en-GB"/>
        </w:rPr>
      </w:pPr>
    </w:p>
    <w:p w14:paraId="556CB42A" w14:textId="464893D0" w:rsidR="005958BD" w:rsidRDefault="005958BD" w:rsidP="00142CAD">
      <w:pPr>
        <w:spacing w:line="360" w:lineRule="auto"/>
        <w:ind w:left="1418" w:right="849"/>
        <w:jc w:val="both"/>
        <w:rPr>
          <w:rFonts w:ascii="Times New Roman" w:hAnsi="Times New Roman" w:cs="Times New Roman"/>
          <w:sz w:val="28"/>
          <w:szCs w:val="28"/>
          <w:lang w:val="en-GB"/>
        </w:rPr>
      </w:pPr>
    </w:p>
    <w:p w14:paraId="695B6342" w14:textId="71FBCCDD" w:rsidR="005958BD" w:rsidRDefault="005958BD" w:rsidP="00142CAD">
      <w:pPr>
        <w:spacing w:line="360" w:lineRule="auto"/>
        <w:ind w:left="1418" w:right="849"/>
        <w:jc w:val="both"/>
        <w:rPr>
          <w:rFonts w:ascii="Times New Roman" w:hAnsi="Times New Roman" w:cs="Times New Roman"/>
          <w:sz w:val="28"/>
          <w:szCs w:val="28"/>
          <w:lang w:val="en-GB"/>
        </w:rPr>
      </w:pPr>
    </w:p>
    <w:p w14:paraId="63EF3E15" w14:textId="6C2D98F2" w:rsidR="005958BD" w:rsidRDefault="005958BD" w:rsidP="00142CAD">
      <w:pPr>
        <w:spacing w:line="360" w:lineRule="auto"/>
        <w:ind w:left="1418" w:right="849"/>
        <w:jc w:val="both"/>
        <w:rPr>
          <w:rFonts w:ascii="Times New Roman" w:hAnsi="Times New Roman" w:cs="Times New Roman"/>
          <w:sz w:val="28"/>
          <w:szCs w:val="28"/>
          <w:lang w:val="en-GB"/>
        </w:rPr>
      </w:pPr>
    </w:p>
    <w:p w14:paraId="2C517CA4" w14:textId="4D277BD0" w:rsidR="005958BD" w:rsidRDefault="005958BD" w:rsidP="00142CAD">
      <w:pPr>
        <w:spacing w:line="360" w:lineRule="auto"/>
        <w:ind w:left="1418" w:right="849"/>
        <w:jc w:val="both"/>
        <w:rPr>
          <w:rFonts w:ascii="Times New Roman" w:hAnsi="Times New Roman" w:cs="Times New Roman"/>
          <w:sz w:val="28"/>
          <w:szCs w:val="28"/>
          <w:lang w:val="en-GB"/>
        </w:rPr>
      </w:pPr>
    </w:p>
    <w:p w14:paraId="7EC5CB67" w14:textId="05191D64" w:rsidR="005958BD" w:rsidRDefault="005958BD" w:rsidP="00142CAD">
      <w:pPr>
        <w:spacing w:line="360" w:lineRule="auto"/>
        <w:ind w:left="1418" w:right="849"/>
        <w:jc w:val="both"/>
        <w:rPr>
          <w:rFonts w:ascii="Times New Roman" w:hAnsi="Times New Roman" w:cs="Times New Roman"/>
          <w:sz w:val="28"/>
          <w:szCs w:val="28"/>
          <w:lang w:val="en-GB"/>
        </w:rPr>
      </w:pPr>
    </w:p>
    <w:p w14:paraId="2F893941" w14:textId="3E6647BB" w:rsidR="005958BD" w:rsidRDefault="005958BD" w:rsidP="00142CAD">
      <w:pPr>
        <w:spacing w:line="360" w:lineRule="auto"/>
        <w:ind w:left="1418" w:right="849"/>
        <w:jc w:val="both"/>
        <w:rPr>
          <w:rFonts w:ascii="Times New Roman" w:hAnsi="Times New Roman" w:cs="Times New Roman"/>
          <w:sz w:val="28"/>
          <w:szCs w:val="28"/>
          <w:lang w:val="en-GB"/>
        </w:rPr>
      </w:pPr>
    </w:p>
    <w:p w14:paraId="1DBB9D3E" w14:textId="77777777" w:rsidR="005958BD" w:rsidRPr="00A17CBE" w:rsidRDefault="005958BD" w:rsidP="00142CAD">
      <w:pPr>
        <w:spacing w:line="360" w:lineRule="auto"/>
        <w:ind w:left="1418" w:right="849"/>
        <w:jc w:val="both"/>
        <w:rPr>
          <w:rFonts w:ascii="Times New Roman" w:hAnsi="Times New Roman" w:cs="Times New Roman"/>
          <w:sz w:val="28"/>
          <w:szCs w:val="28"/>
        </w:rPr>
      </w:pPr>
    </w:p>
    <w:p w14:paraId="663F3A98" w14:textId="5DDD5698" w:rsidR="009C496A" w:rsidRPr="009C496A" w:rsidRDefault="009C496A" w:rsidP="005958BD">
      <w:pPr>
        <w:spacing w:after="0" w:line="360" w:lineRule="auto"/>
        <w:ind w:left="1418" w:right="849"/>
        <w:jc w:val="both"/>
        <w:rPr>
          <w:rFonts w:ascii="Times New Roman" w:hAnsi="Times New Roman" w:cs="Times New Roman"/>
          <w:b/>
          <w:sz w:val="32"/>
          <w:szCs w:val="32"/>
          <w:u w:val="single"/>
          <w:lang w:val="en-GB"/>
        </w:rPr>
      </w:pPr>
      <w:r>
        <w:rPr>
          <w:rFonts w:ascii="Times New Roman" w:hAnsi="Times New Roman" w:cs="Times New Roman"/>
          <w:b/>
          <w:sz w:val="32"/>
          <w:szCs w:val="32"/>
          <w:u w:val="single"/>
          <w:lang w:val="en-GB"/>
        </w:rPr>
        <w:lastRenderedPageBreak/>
        <w:t>2</w:t>
      </w:r>
      <w:r w:rsidR="005958BD">
        <w:rPr>
          <w:rFonts w:ascii="Times New Roman" w:hAnsi="Times New Roman" w:cs="Times New Roman"/>
          <w:b/>
          <w:sz w:val="32"/>
          <w:szCs w:val="32"/>
          <w:u w:val="single"/>
          <w:lang w:val="en-GB"/>
        </w:rPr>
        <w:t>.</w:t>
      </w:r>
      <w:r w:rsidR="00E27789">
        <w:rPr>
          <w:rFonts w:ascii="Times New Roman" w:hAnsi="Times New Roman" w:cs="Times New Roman"/>
          <w:b/>
          <w:sz w:val="32"/>
          <w:szCs w:val="32"/>
          <w:u w:val="single"/>
          <w:lang w:val="en-GB"/>
        </w:rPr>
        <w:t xml:space="preserve"> </w:t>
      </w:r>
      <w:r w:rsidR="00661173" w:rsidRPr="009C496A">
        <w:rPr>
          <w:rFonts w:ascii="Times New Roman" w:hAnsi="Times New Roman" w:cs="Times New Roman"/>
          <w:b/>
          <w:sz w:val="32"/>
          <w:szCs w:val="32"/>
          <w:u w:val="single"/>
          <w:lang w:val="en-GB"/>
        </w:rPr>
        <w:t xml:space="preserve">BACKGROUND STUDY </w:t>
      </w:r>
    </w:p>
    <w:p w14:paraId="64FBA70D" w14:textId="2F52865C" w:rsidR="00416855" w:rsidRDefault="00661173" w:rsidP="00142CAD">
      <w:pPr>
        <w:spacing w:after="0" w:line="360" w:lineRule="auto"/>
        <w:ind w:left="1418" w:right="849"/>
        <w:jc w:val="both"/>
        <w:rPr>
          <w:rFonts w:ascii="Times New Roman" w:hAnsi="Times New Roman" w:cs="Times New Roman"/>
          <w:sz w:val="28"/>
          <w:szCs w:val="28"/>
          <w:lang w:val="en-GB"/>
        </w:rPr>
      </w:pPr>
      <w:r w:rsidRPr="00AA016B">
        <w:rPr>
          <w:rFonts w:ascii="Times New Roman" w:hAnsi="Times New Roman" w:cs="Times New Roman"/>
          <w:bCs/>
          <w:sz w:val="28"/>
          <w:szCs w:val="28"/>
          <w:lang w:val="en-GB"/>
        </w:rPr>
        <w:t xml:space="preserve">As the name “STUDENTS CELL” suggest the application will manage the different functions which are necessary for students. </w:t>
      </w:r>
      <w:r w:rsidRPr="00AA016B">
        <w:rPr>
          <w:rFonts w:ascii="Times New Roman" w:hAnsi="Times New Roman" w:cs="Times New Roman"/>
          <w:sz w:val="28"/>
          <w:szCs w:val="28"/>
          <w:lang w:val="en-GB"/>
        </w:rPr>
        <w:t xml:space="preserve">Education system in India has become so advanced due to the development of the technology. But still there is no platform for student’s to express the problems of students in an institution. Everyone have their own creative ideas and thoughts which they would like to execute in their institution, </w:t>
      </w:r>
    </w:p>
    <w:p w14:paraId="49ADA1D3" w14:textId="5AC14686" w:rsidR="00E27789" w:rsidRPr="00A17CBE" w:rsidRDefault="00661173" w:rsidP="00142CAD">
      <w:pPr>
        <w:spacing w:line="360" w:lineRule="auto"/>
        <w:ind w:left="1418" w:right="849"/>
        <w:jc w:val="both"/>
        <w:rPr>
          <w:rFonts w:ascii="Times New Roman" w:hAnsi="Times New Roman" w:cs="Times New Roman"/>
          <w:sz w:val="28"/>
          <w:szCs w:val="28"/>
          <w:lang w:val="en-GB"/>
        </w:rPr>
      </w:pPr>
      <w:r w:rsidRPr="00AA016B">
        <w:rPr>
          <w:rFonts w:ascii="Times New Roman" w:hAnsi="Times New Roman" w:cs="Times New Roman"/>
          <w:sz w:val="28"/>
          <w:szCs w:val="28"/>
          <w:lang w:val="en-GB"/>
        </w:rPr>
        <w:t>in case of emergency fund raising situation there are chances of manipulation done by the authorities and also very difficult to track each event date that held in institution. Thus we implement this application in order to overcome these difficulties which may arise at different levels in an organization.</w:t>
      </w:r>
    </w:p>
    <w:p w14:paraId="20812D4C" w14:textId="71604BB8" w:rsidR="00661173" w:rsidRPr="00416855" w:rsidRDefault="00661173" w:rsidP="00142CAD">
      <w:pPr>
        <w:spacing w:line="360" w:lineRule="auto"/>
        <w:ind w:left="1418" w:right="849"/>
        <w:jc w:val="both"/>
        <w:rPr>
          <w:rFonts w:ascii="Times New Roman" w:hAnsi="Times New Roman" w:cs="Times New Roman"/>
          <w:b/>
          <w:sz w:val="28"/>
          <w:szCs w:val="28"/>
          <w:u w:val="single"/>
          <w:lang w:val="en-GB"/>
        </w:rPr>
      </w:pPr>
      <w:r w:rsidRPr="00E27789">
        <w:rPr>
          <w:rFonts w:ascii="Times New Roman" w:hAnsi="Times New Roman" w:cs="Times New Roman"/>
          <w:b/>
          <w:sz w:val="28"/>
          <w:szCs w:val="28"/>
          <w:u w:val="single"/>
          <w:lang w:val="en-GB"/>
        </w:rPr>
        <w:t>2.1</w:t>
      </w:r>
      <w:r w:rsidRPr="00E27789">
        <w:rPr>
          <w:rFonts w:ascii="Times New Roman" w:hAnsi="Times New Roman" w:cs="Times New Roman"/>
          <w:sz w:val="28"/>
          <w:szCs w:val="28"/>
          <w:u w:val="single"/>
          <w:lang w:val="en-GB"/>
        </w:rPr>
        <w:t xml:space="preserve"> </w:t>
      </w:r>
      <w:r w:rsidR="00416855" w:rsidRPr="00E27789">
        <w:rPr>
          <w:rFonts w:ascii="Times New Roman" w:hAnsi="Times New Roman" w:cs="Times New Roman"/>
          <w:sz w:val="28"/>
          <w:szCs w:val="28"/>
          <w:u w:val="single"/>
          <w:lang w:val="en-GB"/>
        </w:rPr>
        <w:t xml:space="preserve"> </w:t>
      </w:r>
      <w:r w:rsidRPr="00416855">
        <w:rPr>
          <w:rFonts w:ascii="Times New Roman" w:hAnsi="Times New Roman" w:cs="Times New Roman"/>
          <w:b/>
          <w:sz w:val="28"/>
          <w:szCs w:val="28"/>
          <w:u w:val="single"/>
          <w:lang w:val="en-GB"/>
        </w:rPr>
        <w:t>ARCHITECTURE OF EXISTING SYSTEM</w:t>
      </w:r>
    </w:p>
    <w:p w14:paraId="16B36D64" w14:textId="77777777" w:rsidR="00661173" w:rsidRPr="00AA016B" w:rsidRDefault="00661173" w:rsidP="00142CAD">
      <w:pPr>
        <w:spacing w:line="360" w:lineRule="auto"/>
        <w:ind w:left="1418" w:right="849"/>
        <w:jc w:val="both"/>
        <w:rPr>
          <w:rFonts w:ascii="Times New Roman" w:hAnsi="Times New Roman" w:cs="Times New Roman"/>
          <w:sz w:val="28"/>
          <w:szCs w:val="28"/>
          <w:lang w:val="en-GB"/>
        </w:rPr>
      </w:pPr>
      <w:r w:rsidRPr="00AA016B">
        <w:rPr>
          <w:rFonts w:ascii="Times New Roman" w:hAnsi="Times New Roman" w:cs="Times New Roman"/>
          <w:sz w:val="28"/>
          <w:szCs w:val="28"/>
          <w:lang w:val="en-GB"/>
        </w:rPr>
        <w:t>In the existing system all the works are done manually. Students have no place to express their feelings, sometimes it is very difficult to get information and needful help during the time. All the records are maintained on paper file. In this system it is very difficult to find any information about various cultural/technical/sports which is supposed to be held in soon. And it is very difficult to maintain the funding during emergency situations and maintenance of the institution in proper way.</w:t>
      </w:r>
    </w:p>
    <w:p w14:paraId="7C785251" w14:textId="7A0762DD" w:rsidR="00661173" w:rsidRPr="00AA016B" w:rsidRDefault="00661173" w:rsidP="00142CAD">
      <w:pPr>
        <w:spacing w:line="360" w:lineRule="auto"/>
        <w:ind w:left="1418" w:right="849"/>
        <w:jc w:val="both"/>
        <w:rPr>
          <w:rFonts w:ascii="Times New Roman" w:hAnsi="Times New Roman" w:cs="Times New Roman"/>
          <w:b/>
          <w:sz w:val="28"/>
          <w:szCs w:val="28"/>
          <w:u w:val="single"/>
          <w:lang w:val="en-GB"/>
        </w:rPr>
      </w:pPr>
      <w:r w:rsidRPr="00E27789">
        <w:rPr>
          <w:rFonts w:ascii="Times New Roman" w:hAnsi="Times New Roman" w:cs="Times New Roman"/>
          <w:sz w:val="28"/>
          <w:szCs w:val="28"/>
          <w:u w:val="single"/>
          <w:lang w:val="en-GB"/>
        </w:rPr>
        <w:t xml:space="preserve"> </w:t>
      </w:r>
      <w:r w:rsidRPr="00E27789">
        <w:rPr>
          <w:rFonts w:ascii="Times New Roman" w:hAnsi="Times New Roman" w:cs="Times New Roman"/>
          <w:b/>
          <w:sz w:val="28"/>
          <w:szCs w:val="28"/>
          <w:u w:val="single"/>
          <w:lang w:val="en-GB"/>
        </w:rPr>
        <w:t>2.2</w:t>
      </w:r>
      <w:r w:rsidR="00416855" w:rsidRPr="00416855">
        <w:rPr>
          <w:rFonts w:ascii="Times New Roman" w:hAnsi="Times New Roman" w:cs="Times New Roman"/>
          <w:b/>
          <w:sz w:val="28"/>
          <w:szCs w:val="28"/>
          <w:u w:val="single"/>
          <w:lang w:val="en-GB"/>
        </w:rPr>
        <w:t xml:space="preserve"> </w:t>
      </w:r>
      <w:r w:rsidRPr="00416855">
        <w:rPr>
          <w:rFonts w:ascii="Times New Roman" w:hAnsi="Times New Roman" w:cs="Times New Roman"/>
          <w:b/>
          <w:sz w:val="28"/>
          <w:szCs w:val="28"/>
          <w:u w:val="single"/>
          <w:lang w:val="en-GB"/>
        </w:rPr>
        <w:t xml:space="preserve"> DRAWBACKS</w:t>
      </w:r>
      <w:r w:rsidRPr="00AA016B">
        <w:rPr>
          <w:rFonts w:ascii="Times New Roman" w:hAnsi="Times New Roman" w:cs="Times New Roman"/>
          <w:b/>
          <w:sz w:val="28"/>
          <w:szCs w:val="28"/>
          <w:u w:val="single"/>
          <w:lang w:val="en-GB"/>
        </w:rPr>
        <w:t xml:space="preserve"> OF EXISTING SYSTEM</w:t>
      </w:r>
    </w:p>
    <w:p w14:paraId="2EFAE816" w14:textId="699FD87F" w:rsidR="00661173" w:rsidRPr="00AA016B" w:rsidRDefault="00661173" w:rsidP="00142CAD">
      <w:pPr>
        <w:pStyle w:val="ListParagraph"/>
        <w:numPr>
          <w:ilvl w:val="0"/>
          <w:numId w:val="1"/>
        </w:numPr>
        <w:spacing w:line="360" w:lineRule="auto"/>
        <w:ind w:left="1985" w:right="849" w:hanging="567"/>
        <w:jc w:val="both"/>
        <w:rPr>
          <w:rFonts w:ascii="Times New Roman" w:hAnsi="Times New Roman" w:cs="Times New Roman"/>
          <w:b/>
          <w:sz w:val="28"/>
          <w:szCs w:val="28"/>
          <w:lang w:val="en-GB"/>
        </w:rPr>
      </w:pPr>
      <w:r w:rsidRPr="00AA016B">
        <w:rPr>
          <w:rFonts w:ascii="Times New Roman" w:hAnsi="Times New Roman" w:cs="Times New Roman"/>
          <w:bCs/>
          <w:sz w:val="28"/>
          <w:szCs w:val="28"/>
          <w:lang w:val="en-GB"/>
        </w:rPr>
        <w:t>Lack of accountability.</w:t>
      </w:r>
    </w:p>
    <w:p w14:paraId="6AA654CE" w14:textId="3A76B67B" w:rsidR="00661173" w:rsidRPr="00AA016B" w:rsidRDefault="00661173" w:rsidP="00142CAD">
      <w:pPr>
        <w:pStyle w:val="ListParagraph"/>
        <w:numPr>
          <w:ilvl w:val="0"/>
          <w:numId w:val="1"/>
        </w:numPr>
        <w:spacing w:line="360" w:lineRule="auto"/>
        <w:ind w:left="1985" w:right="849" w:hanging="567"/>
        <w:jc w:val="both"/>
        <w:rPr>
          <w:rFonts w:ascii="Times New Roman" w:hAnsi="Times New Roman" w:cs="Times New Roman"/>
          <w:bCs/>
          <w:sz w:val="28"/>
          <w:szCs w:val="28"/>
          <w:lang w:val="en-GB"/>
        </w:rPr>
      </w:pPr>
      <w:r w:rsidRPr="00AA016B">
        <w:rPr>
          <w:rFonts w:ascii="Times New Roman" w:hAnsi="Times New Roman" w:cs="Times New Roman"/>
          <w:bCs/>
          <w:sz w:val="28"/>
          <w:szCs w:val="28"/>
          <w:lang w:val="en-GB"/>
        </w:rPr>
        <w:t>Less secure.</w:t>
      </w:r>
    </w:p>
    <w:p w14:paraId="0A104140" w14:textId="774371FC" w:rsidR="00661173" w:rsidRPr="00AA016B" w:rsidRDefault="00661173" w:rsidP="00142CAD">
      <w:pPr>
        <w:pStyle w:val="ListParagraph"/>
        <w:numPr>
          <w:ilvl w:val="0"/>
          <w:numId w:val="1"/>
        </w:numPr>
        <w:spacing w:line="360" w:lineRule="auto"/>
        <w:ind w:left="1985" w:right="849" w:hanging="567"/>
        <w:jc w:val="both"/>
        <w:rPr>
          <w:rFonts w:ascii="Times New Roman" w:hAnsi="Times New Roman" w:cs="Times New Roman"/>
          <w:bCs/>
          <w:sz w:val="28"/>
          <w:szCs w:val="28"/>
          <w:lang w:val="en-GB"/>
        </w:rPr>
      </w:pPr>
      <w:r w:rsidRPr="00AA016B">
        <w:rPr>
          <w:rFonts w:ascii="Times New Roman" w:hAnsi="Times New Roman" w:cs="Times New Roman"/>
          <w:bCs/>
          <w:sz w:val="28"/>
          <w:szCs w:val="28"/>
          <w:lang w:val="en-GB"/>
        </w:rPr>
        <w:t>Users won’t be notified their approval information.</w:t>
      </w:r>
    </w:p>
    <w:p w14:paraId="2CA3E2A2" w14:textId="7178C090" w:rsidR="00661173" w:rsidRPr="00AA016B" w:rsidRDefault="00661173" w:rsidP="00142CAD">
      <w:pPr>
        <w:pStyle w:val="ListParagraph"/>
        <w:numPr>
          <w:ilvl w:val="0"/>
          <w:numId w:val="1"/>
        </w:numPr>
        <w:spacing w:line="360" w:lineRule="auto"/>
        <w:ind w:left="1985" w:right="849" w:hanging="567"/>
        <w:jc w:val="both"/>
        <w:rPr>
          <w:rFonts w:ascii="Times New Roman" w:hAnsi="Times New Roman" w:cs="Times New Roman"/>
          <w:bCs/>
          <w:sz w:val="28"/>
          <w:szCs w:val="28"/>
          <w:lang w:val="en-GB"/>
        </w:rPr>
      </w:pPr>
      <w:r w:rsidRPr="00AA016B">
        <w:rPr>
          <w:rFonts w:ascii="Times New Roman" w:hAnsi="Times New Roman" w:cs="Times New Roman"/>
          <w:bCs/>
          <w:sz w:val="28"/>
          <w:szCs w:val="28"/>
          <w:lang w:val="en-GB"/>
        </w:rPr>
        <w:t>Without admin, system will crash down.</w:t>
      </w:r>
    </w:p>
    <w:p w14:paraId="263A250A" w14:textId="4080436E" w:rsidR="00661173" w:rsidRPr="00AA016B" w:rsidRDefault="00661173" w:rsidP="00142CAD">
      <w:pPr>
        <w:pStyle w:val="ListParagraph"/>
        <w:numPr>
          <w:ilvl w:val="0"/>
          <w:numId w:val="1"/>
        </w:numPr>
        <w:spacing w:line="360" w:lineRule="auto"/>
        <w:ind w:left="1985" w:right="849" w:hanging="567"/>
        <w:jc w:val="both"/>
        <w:rPr>
          <w:rFonts w:ascii="Times New Roman" w:hAnsi="Times New Roman" w:cs="Times New Roman"/>
          <w:bCs/>
          <w:sz w:val="28"/>
          <w:szCs w:val="28"/>
          <w:lang w:val="en-GB"/>
        </w:rPr>
      </w:pPr>
      <w:r w:rsidRPr="00AA016B">
        <w:rPr>
          <w:rFonts w:ascii="Times New Roman" w:hAnsi="Times New Roman" w:cs="Times New Roman"/>
          <w:bCs/>
          <w:sz w:val="28"/>
          <w:szCs w:val="28"/>
          <w:lang w:val="en-GB"/>
        </w:rPr>
        <w:t>Without the participation of student’s, the system is incomplete.</w:t>
      </w:r>
    </w:p>
    <w:p w14:paraId="2C6E28FC" w14:textId="42A89A3D" w:rsidR="00E27789" w:rsidRPr="005958BD" w:rsidRDefault="00661173" w:rsidP="005958BD">
      <w:pPr>
        <w:spacing w:line="360" w:lineRule="auto"/>
        <w:ind w:left="1418" w:right="849"/>
        <w:jc w:val="both"/>
        <w:rPr>
          <w:rFonts w:ascii="Times New Roman" w:hAnsi="Times New Roman" w:cs="Times New Roman"/>
          <w:bCs/>
          <w:sz w:val="28"/>
          <w:szCs w:val="28"/>
          <w:lang w:val="en-GB"/>
        </w:rPr>
      </w:pPr>
      <w:r w:rsidRPr="00AA016B">
        <w:rPr>
          <w:rFonts w:ascii="Times New Roman" w:hAnsi="Times New Roman" w:cs="Times New Roman"/>
          <w:bCs/>
          <w:sz w:val="28"/>
          <w:szCs w:val="28"/>
          <w:lang w:val="en-GB"/>
        </w:rPr>
        <w:t>Due to all these reasons, we are moving for the proposed system.</w:t>
      </w:r>
    </w:p>
    <w:p w14:paraId="023F3F4B" w14:textId="44534922" w:rsidR="008A56A5" w:rsidRDefault="00E27789" w:rsidP="00142CAD">
      <w:pPr>
        <w:tabs>
          <w:tab w:val="left" w:pos="8222"/>
        </w:tabs>
        <w:spacing w:after="0" w:line="240" w:lineRule="auto"/>
        <w:ind w:left="1418" w:right="849"/>
        <w:jc w:val="both"/>
        <w:rPr>
          <w:rFonts w:ascii="Times New Roman" w:hAnsi="Times New Roman" w:cs="Times New Roman"/>
          <w:b/>
          <w:bCs/>
          <w:sz w:val="28"/>
          <w:szCs w:val="28"/>
          <w:u w:val="single"/>
        </w:rPr>
      </w:pPr>
      <w:r>
        <w:rPr>
          <w:rFonts w:ascii="Times New Roman" w:hAnsi="Times New Roman" w:cs="Times New Roman"/>
          <w:bCs/>
          <w:sz w:val="32"/>
          <w:szCs w:val="32"/>
          <w:lang w:val="en-GB"/>
        </w:rPr>
        <w:lastRenderedPageBreak/>
        <w:t xml:space="preserve"> </w:t>
      </w:r>
      <w:r w:rsidR="00661173" w:rsidRPr="00AA016B">
        <w:rPr>
          <w:rFonts w:ascii="Times New Roman" w:hAnsi="Times New Roman" w:cs="Times New Roman"/>
          <w:b/>
          <w:bCs/>
          <w:sz w:val="28"/>
          <w:szCs w:val="28"/>
          <w:u w:val="single"/>
        </w:rPr>
        <w:t>3.1 OBJECTIVES</w:t>
      </w:r>
    </w:p>
    <w:p w14:paraId="0E1B8600" w14:textId="77777777" w:rsidR="00416855" w:rsidRPr="00AA016B" w:rsidRDefault="00416855" w:rsidP="00142CAD">
      <w:pPr>
        <w:tabs>
          <w:tab w:val="left" w:pos="8222"/>
        </w:tabs>
        <w:spacing w:after="0" w:line="240" w:lineRule="auto"/>
        <w:ind w:left="1418" w:right="849"/>
        <w:jc w:val="both"/>
        <w:rPr>
          <w:rFonts w:ascii="Times New Roman" w:hAnsi="Times New Roman" w:cs="Times New Roman"/>
          <w:b/>
          <w:bCs/>
          <w:sz w:val="28"/>
          <w:szCs w:val="28"/>
          <w:u w:val="single"/>
        </w:rPr>
      </w:pPr>
    </w:p>
    <w:p w14:paraId="4EBAA6E4" w14:textId="77777777" w:rsidR="00661173" w:rsidRPr="00AA016B" w:rsidRDefault="00661173" w:rsidP="00142CAD">
      <w:pPr>
        <w:pStyle w:val="ListParagraph"/>
        <w:numPr>
          <w:ilvl w:val="0"/>
          <w:numId w:val="2"/>
        </w:numPr>
        <w:spacing w:after="601" w:line="360" w:lineRule="auto"/>
        <w:ind w:left="1985" w:right="849" w:hanging="567"/>
        <w:jc w:val="both"/>
        <w:rPr>
          <w:rFonts w:ascii="Times New Roman" w:hAnsi="Times New Roman" w:cs="Times New Roman"/>
          <w:sz w:val="28"/>
          <w:szCs w:val="28"/>
        </w:rPr>
      </w:pPr>
      <w:r w:rsidRPr="00AA016B">
        <w:rPr>
          <w:rFonts w:ascii="Times New Roman" w:hAnsi="Times New Roman" w:cs="Times New Roman"/>
          <w:sz w:val="28"/>
          <w:szCs w:val="28"/>
        </w:rPr>
        <w:t>Students cell helps students to interact with the institution in easy and comfortable way.</w:t>
      </w:r>
    </w:p>
    <w:p w14:paraId="69A16625" w14:textId="77777777" w:rsidR="00661173" w:rsidRPr="00AA016B" w:rsidRDefault="00661173" w:rsidP="00142CAD">
      <w:pPr>
        <w:pStyle w:val="ListParagraph"/>
        <w:numPr>
          <w:ilvl w:val="0"/>
          <w:numId w:val="2"/>
        </w:numPr>
        <w:spacing w:after="601" w:line="360" w:lineRule="auto"/>
        <w:ind w:left="1985" w:right="849" w:hanging="567"/>
        <w:jc w:val="both"/>
        <w:rPr>
          <w:rFonts w:ascii="Times New Roman" w:hAnsi="Times New Roman" w:cs="Times New Roman"/>
          <w:sz w:val="28"/>
          <w:szCs w:val="28"/>
        </w:rPr>
      </w:pPr>
      <w:r w:rsidRPr="00AA016B">
        <w:rPr>
          <w:rFonts w:ascii="Times New Roman" w:hAnsi="Times New Roman" w:cs="Times New Roman"/>
          <w:sz w:val="28"/>
          <w:szCs w:val="28"/>
        </w:rPr>
        <w:t>Students cell helps to promote creative thinking skills among students.</w:t>
      </w:r>
    </w:p>
    <w:p w14:paraId="6FD89A2A" w14:textId="77777777" w:rsidR="00661173" w:rsidRPr="00AA016B" w:rsidRDefault="00661173" w:rsidP="00142CAD">
      <w:pPr>
        <w:pStyle w:val="ListParagraph"/>
        <w:numPr>
          <w:ilvl w:val="0"/>
          <w:numId w:val="2"/>
        </w:numPr>
        <w:spacing w:after="601" w:line="360" w:lineRule="auto"/>
        <w:ind w:left="1985" w:right="849" w:hanging="567"/>
        <w:jc w:val="both"/>
        <w:rPr>
          <w:rFonts w:ascii="Times New Roman" w:hAnsi="Times New Roman" w:cs="Times New Roman"/>
          <w:sz w:val="28"/>
          <w:szCs w:val="28"/>
        </w:rPr>
      </w:pPr>
      <w:r w:rsidRPr="00AA016B">
        <w:rPr>
          <w:rFonts w:ascii="Times New Roman" w:hAnsi="Times New Roman" w:cs="Times New Roman"/>
          <w:sz w:val="28"/>
          <w:szCs w:val="28"/>
        </w:rPr>
        <w:t>Students cell acts as a platform to raise their problems, discontent and dispute which they face in that institution.</w:t>
      </w:r>
    </w:p>
    <w:p w14:paraId="639F3FB5" w14:textId="77777777" w:rsidR="00661173" w:rsidRPr="00AA016B" w:rsidRDefault="00661173" w:rsidP="00142CAD">
      <w:pPr>
        <w:pStyle w:val="ListParagraph"/>
        <w:numPr>
          <w:ilvl w:val="0"/>
          <w:numId w:val="2"/>
        </w:numPr>
        <w:spacing w:after="601" w:line="360" w:lineRule="auto"/>
        <w:ind w:left="1985" w:right="849" w:hanging="567"/>
        <w:jc w:val="both"/>
        <w:rPr>
          <w:rFonts w:ascii="Times New Roman" w:hAnsi="Times New Roman" w:cs="Times New Roman"/>
          <w:sz w:val="28"/>
          <w:szCs w:val="28"/>
        </w:rPr>
      </w:pPr>
      <w:r w:rsidRPr="00AA016B">
        <w:rPr>
          <w:rFonts w:ascii="Times New Roman" w:hAnsi="Times New Roman" w:cs="Times New Roman"/>
          <w:sz w:val="28"/>
          <w:szCs w:val="28"/>
        </w:rPr>
        <w:t>Students can get instant information about the events which has held in that institution through the academic calender.</w:t>
      </w:r>
    </w:p>
    <w:p w14:paraId="6F5BE5BB" w14:textId="77777777" w:rsidR="00661173" w:rsidRPr="00AA016B" w:rsidRDefault="00661173" w:rsidP="00142CAD">
      <w:pPr>
        <w:pStyle w:val="ListParagraph"/>
        <w:numPr>
          <w:ilvl w:val="0"/>
          <w:numId w:val="2"/>
        </w:numPr>
        <w:spacing w:after="601" w:line="360" w:lineRule="auto"/>
        <w:ind w:left="1985" w:right="849" w:hanging="567"/>
        <w:jc w:val="both"/>
        <w:rPr>
          <w:rFonts w:ascii="Times New Roman" w:hAnsi="Times New Roman" w:cs="Times New Roman"/>
          <w:sz w:val="28"/>
          <w:szCs w:val="28"/>
        </w:rPr>
      </w:pPr>
      <w:r w:rsidRPr="00AA016B">
        <w:rPr>
          <w:rFonts w:ascii="Times New Roman" w:hAnsi="Times New Roman" w:cs="Times New Roman"/>
          <w:sz w:val="28"/>
          <w:szCs w:val="28"/>
        </w:rPr>
        <w:t>Students can ask for emergency funding issues at anytime from anywhere.</w:t>
      </w:r>
    </w:p>
    <w:p w14:paraId="3389351D" w14:textId="77777777" w:rsidR="00661173" w:rsidRPr="00AA016B" w:rsidRDefault="00661173" w:rsidP="00142CAD">
      <w:pPr>
        <w:pStyle w:val="ListParagraph"/>
        <w:numPr>
          <w:ilvl w:val="0"/>
          <w:numId w:val="2"/>
        </w:numPr>
        <w:spacing w:after="601" w:line="360" w:lineRule="auto"/>
        <w:ind w:left="1985" w:right="849" w:hanging="567"/>
        <w:jc w:val="both"/>
        <w:rPr>
          <w:rFonts w:ascii="Times New Roman" w:hAnsi="Times New Roman" w:cs="Times New Roman"/>
          <w:sz w:val="28"/>
          <w:szCs w:val="28"/>
        </w:rPr>
      </w:pPr>
      <w:r w:rsidRPr="00AA016B">
        <w:rPr>
          <w:rFonts w:ascii="Times New Roman" w:hAnsi="Times New Roman" w:cs="Times New Roman"/>
          <w:sz w:val="28"/>
          <w:szCs w:val="28"/>
        </w:rPr>
        <w:t>A chatbot will always be present to respond to the queries asked by the users.</w:t>
      </w:r>
    </w:p>
    <w:p w14:paraId="5ECA50F0" w14:textId="77777777" w:rsidR="009C496A" w:rsidRDefault="00661173" w:rsidP="00142CAD">
      <w:pPr>
        <w:pStyle w:val="ListParagraph"/>
        <w:numPr>
          <w:ilvl w:val="0"/>
          <w:numId w:val="2"/>
        </w:numPr>
        <w:spacing w:after="0" w:line="360" w:lineRule="auto"/>
        <w:ind w:left="1985" w:right="849" w:hanging="567"/>
        <w:jc w:val="both"/>
        <w:rPr>
          <w:rFonts w:ascii="Times New Roman" w:hAnsi="Times New Roman" w:cs="Times New Roman"/>
          <w:sz w:val="28"/>
          <w:szCs w:val="28"/>
        </w:rPr>
      </w:pPr>
      <w:r w:rsidRPr="00AA016B">
        <w:rPr>
          <w:rFonts w:ascii="Times New Roman" w:hAnsi="Times New Roman" w:cs="Times New Roman"/>
          <w:sz w:val="28"/>
          <w:szCs w:val="28"/>
        </w:rPr>
        <w:t>Notifications regarding the institution and university will be published in the application.</w:t>
      </w:r>
    </w:p>
    <w:p w14:paraId="36876665" w14:textId="77777777" w:rsidR="009C496A" w:rsidRDefault="009C496A" w:rsidP="00142CAD">
      <w:pPr>
        <w:pStyle w:val="ListParagraph"/>
        <w:spacing w:after="0" w:line="360" w:lineRule="auto"/>
        <w:ind w:left="1418" w:right="849"/>
        <w:jc w:val="both"/>
        <w:rPr>
          <w:rFonts w:ascii="Times New Roman" w:hAnsi="Times New Roman" w:cs="Times New Roman"/>
          <w:sz w:val="28"/>
          <w:szCs w:val="28"/>
        </w:rPr>
      </w:pPr>
    </w:p>
    <w:p w14:paraId="7A8D8961" w14:textId="14631334" w:rsidR="009C496A" w:rsidRDefault="00661173" w:rsidP="00142CAD">
      <w:pPr>
        <w:pStyle w:val="ListParagraph"/>
        <w:spacing w:after="0"/>
        <w:ind w:left="1418" w:right="849"/>
        <w:jc w:val="both"/>
        <w:rPr>
          <w:rFonts w:ascii="Times New Roman" w:hAnsi="Times New Roman" w:cs="Times New Roman"/>
          <w:b/>
          <w:bCs/>
          <w:sz w:val="28"/>
          <w:szCs w:val="28"/>
          <w:u w:val="single"/>
        </w:rPr>
      </w:pPr>
      <w:r w:rsidRPr="009C496A">
        <w:rPr>
          <w:rFonts w:ascii="Times New Roman" w:hAnsi="Times New Roman" w:cs="Times New Roman"/>
          <w:b/>
          <w:bCs/>
          <w:sz w:val="28"/>
          <w:szCs w:val="28"/>
          <w:u w:val="single"/>
        </w:rPr>
        <w:t>3.2 METHADOLOGY</w:t>
      </w:r>
    </w:p>
    <w:p w14:paraId="37E473AE" w14:textId="77777777" w:rsidR="0073024D" w:rsidRPr="0073024D" w:rsidRDefault="0073024D" w:rsidP="00142CAD">
      <w:pPr>
        <w:pStyle w:val="ListParagraph"/>
        <w:spacing w:after="0" w:line="240" w:lineRule="auto"/>
        <w:ind w:left="1418" w:right="849"/>
        <w:jc w:val="both"/>
        <w:rPr>
          <w:rFonts w:ascii="Times New Roman" w:hAnsi="Times New Roman" w:cs="Times New Roman"/>
          <w:b/>
          <w:bCs/>
          <w:sz w:val="28"/>
          <w:szCs w:val="28"/>
          <w:u w:val="single"/>
        </w:rPr>
      </w:pPr>
    </w:p>
    <w:p w14:paraId="7372B04E" w14:textId="77777777" w:rsidR="00661173" w:rsidRPr="00AA016B" w:rsidRDefault="00661173" w:rsidP="00142CAD">
      <w:pPr>
        <w:spacing w:after="228" w:line="360" w:lineRule="auto"/>
        <w:ind w:left="1418" w:right="849"/>
        <w:jc w:val="both"/>
        <w:rPr>
          <w:rFonts w:ascii="Times New Roman" w:hAnsi="Times New Roman" w:cs="Times New Roman"/>
          <w:sz w:val="28"/>
          <w:szCs w:val="28"/>
          <w:u w:val="single"/>
        </w:rPr>
      </w:pPr>
      <w:r w:rsidRPr="00AA016B">
        <w:rPr>
          <w:rFonts w:ascii="Times New Roman" w:hAnsi="Times New Roman" w:cs="Times New Roman"/>
          <w:sz w:val="28"/>
          <w:szCs w:val="28"/>
          <w:u w:val="single"/>
        </w:rPr>
        <w:t>SPIRAL MODEL</w:t>
      </w:r>
    </w:p>
    <w:p w14:paraId="11E2A5F0" w14:textId="77777777" w:rsidR="00661173" w:rsidRPr="00AA016B" w:rsidRDefault="00661173" w:rsidP="00142CAD">
      <w:pPr>
        <w:spacing w:after="228"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The spiral model is a systems development lifecycle method used for risk management that combines the iterative development process model with elements of the Waterfall model. </w:t>
      </w:r>
    </w:p>
    <w:p w14:paraId="1F050D54" w14:textId="3C4D6541" w:rsidR="008A56A5" w:rsidRDefault="00661173" w:rsidP="00142CAD">
      <w:pPr>
        <w:tabs>
          <w:tab w:val="left" w:pos="8080"/>
        </w:tabs>
        <w:spacing w:after="228"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It  looks like a spiral with many loops the exact number of loops of spiral model is unknown and can vary from project to project each loop of spiral model is called phase of software development  process and each phase is divided into four sections</w:t>
      </w:r>
      <w:r w:rsidR="008A56A5">
        <w:rPr>
          <w:rFonts w:ascii="Times New Roman" w:hAnsi="Times New Roman" w:cs="Times New Roman"/>
          <w:sz w:val="28"/>
          <w:szCs w:val="28"/>
        </w:rPr>
        <w:t>:</w:t>
      </w:r>
    </w:p>
    <w:p w14:paraId="00324A54" w14:textId="77777777" w:rsidR="00EF71FE" w:rsidRPr="00AA016B" w:rsidRDefault="00EF71FE" w:rsidP="00142CAD">
      <w:pPr>
        <w:tabs>
          <w:tab w:val="left" w:pos="8080"/>
        </w:tabs>
        <w:spacing w:after="228" w:line="360" w:lineRule="auto"/>
        <w:ind w:left="1418" w:right="849"/>
        <w:jc w:val="both"/>
        <w:rPr>
          <w:rFonts w:ascii="Times New Roman" w:hAnsi="Times New Roman" w:cs="Times New Roman"/>
          <w:sz w:val="28"/>
          <w:szCs w:val="28"/>
        </w:rPr>
      </w:pPr>
    </w:p>
    <w:p w14:paraId="628126C9" w14:textId="67467704" w:rsidR="00661173" w:rsidRPr="00AA3C45" w:rsidRDefault="00661173" w:rsidP="00142CAD">
      <w:pPr>
        <w:pStyle w:val="ListParagraph"/>
        <w:numPr>
          <w:ilvl w:val="0"/>
          <w:numId w:val="36"/>
        </w:numPr>
        <w:spacing w:after="228" w:line="360" w:lineRule="auto"/>
        <w:ind w:left="1701" w:right="849" w:hanging="283"/>
        <w:jc w:val="both"/>
        <w:rPr>
          <w:rFonts w:ascii="Times New Roman" w:hAnsi="Times New Roman" w:cs="Times New Roman"/>
          <w:sz w:val="28"/>
          <w:szCs w:val="28"/>
          <w:u w:val="single"/>
        </w:rPr>
      </w:pPr>
      <w:r w:rsidRPr="00AA3C45">
        <w:rPr>
          <w:rFonts w:ascii="Times New Roman" w:hAnsi="Times New Roman" w:cs="Times New Roman"/>
          <w:sz w:val="28"/>
          <w:szCs w:val="28"/>
          <w:u w:val="single"/>
        </w:rPr>
        <w:lastRenderedPageBreak/>
        <w:t>Determining objectives</w:t>
      </w:r>
    </w:p>
    <w:p w14:paraId="0FB9C823" w14:textId="77777777" w:rsidR="00661173" w:rsidRPr="00AA016B" w:rsidRDefault="00661173" w:rsidP="00142CAD">
      <w:pPr>
        <w:tabs>
          <w:tab w:val="left" w:pos="8080"/>
        </w:tabs>
        <w:spacing w:after="228"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In this phase, requirements are gathering from students and objectives are identified and analysed at the start of very  phase. Once the system or product’s objectives, alternatives, and constraints are understood, second phase  is performed.</w:t>
      </w:r>
    </w:p>
    <w:p w14:paraId="378F5158" w14:textId="748E1339" w:rsidR="00661173" w:rsidRPr="00AA3C45" w:rsidRDefault="00661173" w:rsidP="00142CAD">
      <w:pPr>
        <w:pStyle w:val="ListParagraph"/>
        <w:numPr>
          <w:ilvl w:val="0"/>
          <w:numId w:val="36"/>
        </w:numPr>
        <w:spacing w:after="228" w:line="360" w:lineRule="auto"/>
        <w:ind w:left="1701" w:right="849" w:hanging="283"/>
        <w:jc w:val="both"/>
        <w:rPr>
          <w:rFonts w:ascii="Times New Roman" w:hAnsi="Times New Roman" w:cs="Times New Roman"/>
          <w:sz w:val="28"/>
          <w:szCs w:val="28"/>
          <w:u w:val="single"/>
        </w:rPr>
      </w:pPr>
      <w:r w:rsidRPr="00AA3C45">
        <w:rPr>
          <w:rFonts w:ascii="Times New Roman" w:hAnsi="Times New Roman" w:cs="Times New Roman"/>
          <w:sz w:val="28"/>
          <w:szCs w:val="28"/>
          <w:u w:val="single"/>
        </w:rPr>
        <w:t>Identify and resolve risk</w:t>
      </w:r>
    </w:p>
    <w:p w14:paraId="10307995" w14:textId="77777777" w:rsidR="00661173" w:rsidRPr="00AA016B" w:rsidRDefault="00661173" w:rsidP="00142CAD">
      <w:pPr>
        <w:tabs>
          <w:tab w:val="left" w:pos="8080"/>
        </w:tabs>
        <w:spacing w:after="228"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In this phase, all the possible solution for problem are evaluated to get the best possible solution. Then risk associated with the solution is evaluated and get a best possible strategy to solve that. At the end of this phase, prototype is built for the best possible solution.</w:t>
      </w:r>
    </w:p>
    <w:p w14:paraId="7336F65A" w14:textId="75DF8454" w:rsidR="00661173" w:rsidRPr="00AA3C45" w:rsidRDefault="00661173" w:rsidP="00142CAD">
      <w:pPr>
        <w:pStyle w:val="ListParagraph"/>
        <w:numPr>
          <w:ilvl w:val="0"/>
          <w:numId w:val="36"/>
        </w:numPr>
        <w:spacing w:after="228" w:line="360" w:lineRule="auto"/>
        <w:ind w:left="1701" w:right="849" w:hanging="283"/>
        <w:jc w:val="both"/>
        <w:rPr>
          <w:rFonts w:ascii="Times New Roman" w:hAnsi="Times New Roman" w:cs="Times New Roman"/>
          <w:sz w:val="28"/>
          <w:szCs w:val="28"/>
          <w:u w:val="single"/>
        </w:rPr>
      </w:pPr>
      <w:r w:rsidRPr="00AA3C45">
        <w:rPr>
          <w:rFonts w:ascii="Times New Roman" w:hAnsi="Times New Roman" w:cs="Times New Roman"/>
          <w:sz w:val="28"/>
          <w:szCs w:val="28"/>
          <w:u w:val="single"/>
        </w:rPr>
        <w:t>Developement and testing</w:t>
      </w:r>
    </w:p>
    <w:p w14:paraId="1E95DD26" w14:textId="7B3A11C7" w:rsidR="00661173" w:rsidRPr="00AA016B" w:rsidRDefault="00661173" w:rsidP="00142CAD">
      <w:pPr>
        <w:spacing w:after="228"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During this phase, all the implemented features are  developed an</w:t>
      </w:r>
      <w:r w:rsidR="008A56A5">
        <w:rPr>
          <w:rFonts w:ascii="Times New Roman" w:hAnsi="Times New Roman" w:cs="Times New Roman"/>
          <w:sz w:val="28"/>
          <w:szCs w:val="28"/>
        </w:rPr>
        <w:t xml:space="preserve">d </w:t>
      </w:r>
      <w:r w:rsidRPr="00AA016B">
        <w:rPr>
          <w:rFonts w:ascii="Times New Roman" w:hAnsi="Times New Roman" w:cs="Times New Roman"/>
          <w:sz w:val="28"/>
          <w:szCs w:val="28"/>
        </w:rPr>
        <w:t>verified  thorough testing.</w:t>
      </w:r>
      <w:r w:rsidR="0073024D">
        <w:rPr>
          <w:rFonts w:ascii="Times New Roman" w:hAnsi="Times New Roman" w:cs="Times New Roman"/>
          <w:sz w:val="28"/>
          <w:szCs w:val="28"/>
        </w:rPr>
        <w:t xml:space="preserve"> </w:t>
      </w:r>
      <w:r w:rsidRPr="00AA016B">
        <w:rPr>
          <w:rFonts w:ascii="Times New Roman" w:hAnsi="Times New Roman" w:cs="Times New Roman"/>
          <w:sz w:val="28"/>
          <w:szCs w:val="28"/>
        </w:rPr>
        <w:t>At the end of the this phase, the next version of the software is available.</w:t>
      </w:r>
    </w:p>
    <w:p w14:paraId="7651B76B" w14:textId="7F67E00C" w:rsidR="00661173" w:rsidRPr="00AA3C45" w:rsidRDefault="00661173" w:rsidP="00142CAD">
      <w:pPr>
        <w:pStyle w:val="ListParagraph"/>
        <w:numPr>
          <w:ilvl w:val="0"/>
          <w:numId w:val="36"/>
        </w:numPr>
        <w:spacing w:after="228" w:line="360" w:lineRule="auto"/>
        <w:ind w:left="1701" w:right="849" w:hanging="283"/>
        <w:jc w:val="both"/>
        <w:rPr>
          <w:rFonts w:ascii="Times New Roman" w:hAnsi="Times New Roman" w:cs="Times New Roman"/>
          <w:sz w:val="28"/>
          <w:szCs w:val="28"/>
          <w:u w:val="single"/>
        </w:rPr>
      </w:pPr>
      <w:r w:rsidRPr="00AA3C45">
        <w:rPr>
          <w:rFonts w:ascii="Times New Roman" w:hAnsi="Times New Roman" w:cs="Times New Roman"/>
          <w:sz w:val="28"/>
          <w:szCs w:val="28"/>
          <w:u w:val="single"/>
        </w:rPr>
        <w:t>Plan for the next phase</w:t>
      </w:r>
    </w:p>
    <w:p w14:paraId="4C6784D9" w14:textId="77777777" w:rsidR="007D3F9B" w:rsidRDefault="00661173" w:rsidP="00142CAD">
      <w:pPr>
        <w:spacing w:after="228"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During this phase, the students evaluate the so far developed version of the software. It  includes risk identification and monitoring like cost overrun or schedule slippage and after that planning of the next phase is started.</w:t>
      </w:r>
    </w:p>
    <w:p w14:paraId="06E80212" w14:textId="4E19BCA9" w:rsidR="00661173" w:rsidRPr="00AA016B" w:rsidRDefault="00661173" w:rsidP="00142CAD">
      <w:pPr>
        <w:spacing w:after="228" w:line="24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ADVANTAGES:</w:t>
      </w:r>
    </w:p>
    <w:p w14:paraId="0DA41BBF" w14:textId="040D0CA8" w:rsidR="00661173" w:rsidRPr="00AA016B" w:rsidRDefault="00661173" w:rsidP="00142CAD">
      <w:pPr>
        <w:pStyle w:val="ListParagraph"/>
        <w:numPr>
          <w:ilvl w:val="0"/>
          <w:numId w:val="3"/>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The spiral model is perfect for large projects  and complex in nature.</w:t>
      </w:r>
    </w:p>
    <w:p w14:paraId="6BC9327F" w14:textId="77777777" w:rsidR="00661173" w:rsidRPr="00AA016B" w:rsidRDefault="00661173" w:rsidP="00142CAD">
      <w:pPr>
        <w:pStyle w:val="ListParagraph"/>
        <w:numPr>
          <w:ilvl w:val="0"/>
          <w:numId w:val="4"/>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This model has an risk handling ability</w:t>
      </w:r>
    </w:p>
    <w:p w14:paraId="1BFA260A" w14:textId="4BA23B7F" w:rsidR="007D3F9B" w:rsidRDefault="00661173" w:rsidP="00142CAD">
      <w:pPr>
        <w:pStyle w:val="ListParagraph"/>
        <w:numPr>
          <w:ilvl w:val="0"/>
          <w:numId w:val="4"/>
        </w:numPr>
        <w:spacing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Change in requirements by customers at last phases can handled accurately.</w:t>
      </w:r>
    </w:p>
    <w:p w14:paraId="29D1539A" w14:textId="77777777" w:rsidR="007D3F9B" w:rsidRPr="007D3F9B" w:rsidRDefault="007D3F9B" w:rsidP="00142CAD">
      <w:pPr>
        <w:pStyle w:val="ListParagraph"/>
        <w:spacing w:line="360" w:lineRule="auto"/>
        <w:ind w:left="1843" w:right="849"/>
        <w:jc w:val="both"/>
        <w:rPr>
          <w:rFonts w:ascii="Times New Roman" w:hAnsi="Times New Roman" w:cs="Times New Roman"/>
          <w:sz w:val="28"/>
          <w:szCs w:val="28"/>
        </w:rPr>
      </w:pPr>
    </w:p>
    <w:p w14:paraId="34E419EF" w14:textId="2BB8CC21" w:rsidR="00661173" w:rsidRPr="009C496A" w:rsidRDefault="00661173" w:rsidP="00142CAD">
      <w:pPr>
        <w:pStyle w:val="ListParagraph"/>
        <w:spacing w:after="0" w:line="360" w:lineRule="auto"/>
        <w:ind w:left="1418" w:right="849"/>
        <w:jc w:val="both"/>
        <w:rPr>
          <w:rFonts w:ascii="Times New Roman" w:hAnsi="Times New Roman" w:cs="Times New Roman"/>
          <w:sz w:val="28"/>
          <w:szCs w:val="28"/>
        </w:rPr>
      </w:pPr>
      <w:r w:rsidRPr="009C496A">
        <w:rPr>
          <w:rFonts w:ascii="Times New Roman" w:hAnsi="Times New Roman" w:cs="Times New Roman"/>
          <w:sz w:val="28"/>
          <w:szCs w:val="28"/>
        </w:rPr>
        <w:lastRenderedPageBreak/>
        <w:t>DISADVANTAGES:</w:t>
      </w:r>
    </w:p>
    <w:p w14:paraId="2DC3A30B" w14:textId="77777777" w:rsidR="00661173" w:rsidRPr="00AA016B" w:rsidRDefault="00661173" w:rsidP="00142CAD">
      <w:pPr>
        <w:pStyle w:val="ListParagraph"/>
        <w:numPr>
          <w:ilvl w:val="0"/>
          <w:numId w:val="5"/>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It is very expensive and time taking</w:t>
      </w:r>
    </w:p>
    <w:p w14:paraId="45529FD5" w14:textId="77777777" w:rsidR="00661173" w:rsidRPr="00AA016B" w:rsidRDefault="00661173" w:rsidP="00142CAD">
      <w:pPr>
        <w:pStyle w:val="ListParagraph"/>
        <w:numPr>
          <w:ilvl w:val="0"/>
          <w:numId w:val="5"/>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It is not suitable for a simpler and smaller project because of multiple phases.</w:t>
      </w:r>
    </w:p>
    <w:p w14:paraId="404B8938" w14:textId="77777777" w:rsidR="009C496A" w:rsidRDefault="00661173" w:rsidP="00142CAD">
      <w:pPr>
        <w:pStyle w:val="ListParagraph"/>
        <w:numPr>
          <w:ilvl w:val="0"/>
          <w:numId w:val="5"/>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It requires more documentation as compared to other models.</w:t>
      </w:r>
    </w:p>
    <w:p w14:paraId="44E17658" w14:textId="77777777" w:rsidR="00AA3C45" w:rsidRPr="00AA3C45" w:rsidRDefault="00AA3C45" w:rsidP="00142CAD">
      <w:pPr>
        <w:spacing w:after="0" w:line="360" w:lineRule="auto"/>
        <w:ind w:right="849"/>
        <w:jc w:val="both"/>
        <w:rPr>
          <w:rFonts w:ascii="Times New Roman" w:hAnsi="Times New Roman" w:cs="Times New Roman"/>
          <w:sz w:val="28"/>
          <w:szCs w:val="28"/>
        </w:rPr>
      </w:pPr>
    </w:p>
    <w:p w14:paraId="157FCF89" w14:textId="472129EB" w:rsidR="00661173" w:rsidRDefault="00661173" w:rsidP="00142CAD">
      <w:pPr>
        <w:pStyle w:val="ListParagraph"/>
        <w:spacing w:after="0" w:line="360" w:lineRule="auto"/>
        <w:ind w:left="1418" w:right="849"/>
        <w:jc w:val="both"/>
        <w:rPr>
          <w:rFonts w:ascii="Times New Roman" w:hAnsi="Times New Roman" w:cs="Times New Roman"/>
          <w:b/>
          <w:bCs/>
          <w:sz w:val="28"/>
          <w:szCs w:val="28"/>
        </w:rPr>
      </w:pPr>
      <w:r w:rsidRPr="009C496A">
        <w:rPr>
          <w:rFonts w:ascii="Times New Roman" w:hAnsi="Times New Roman" w:cs="Times New Roman"/>
          <w:b/>
          <w:bCs/>
          <w:sz w:val="28"/>
          <w:szCs w:val="28"/>
        </w:rPr>
        <w:t>3.3  ENVIRONMENT</w:t>
      </w:r>
    </w:p>
    <w:p w14:paraId="63496720" w14:textId="5F078779" w:rsidR="00661173" w:rsidRDefault="008A56A5" w:rsidP="00142CAD">
      <w:pPr>
        <w:pStyle w:val="ListParagraph"/>
        <w:spacing w:before="240" w:after="0" w:line="360" w:lineRule="auto"/>
        <w:ind w:left="1418" w:right="849"/>
        <w:jc w:val="both"/>
        <w:rPr>
          <w:rFonts w:ascii="Times New Roman" w:hAnsi="Times New Roman" w:cs="Times New Roman"/>
          <w:sz w:val="28"/>
          <w:szCs w:val="28"/>
        </w:rPr>
      </w:pPr>
      <w:r w:rsidRPr="009C496A">
        <w:rPr>
          <w:rFonts w:ascii="Times New Roman" w:hAnsi="Times New Roman" w:cs="Times New Roman"/>
          <w:sz w:val="28"/>
          <w:szCs w:val="28"/>
        </w:rPr>
        <w:t>The minimum requirements for the working of the system are as follows:</w:t>
      </w:r>
    </w:p>
    <w:p w14:paraId="3EE52332" w14:textId="77777777" w:rsidR="00D56AD7" w:rsidRPr="00D56AD7" w:rsidRDefault="00D56AD7" w:rsidP="00142CAD">
      <w:pPr>
        <w:pStyle w:val="ListParagraph"/>
        <w:spacing w:before="240" w:after="0" w:line="360" w:lineRule="auto"/>
        <w:ind w:left="1418" w:right="849"/>
        <w:jc w:val="both"/>
        <w:rPr>
          <w:rFonts w:ascii="Times New Roman" w:hAnsi="Times New Roman" w:cs="Times New Roman"/>
          <w:sz w:val="28"/>
          <w:szCs w:val="28"/>
        </w:rPr>
      </w:pPr>
    </w:p>
    <w:p w14:paraId="0EC3A1DF" w14:textId="77777777" w:rsidR="009C496A" w:rsidRDefault="00661173" w:rsidP="00142CAD">
      <w:pPr>
        <w:pStyle w:val="ListParagraph"/>
        <w:numPr>
          <w:ilvl w:val="0"/>
          <w:numId w:val="19"/>
        </w:numPr>
        <w:spacing w:after="0" w:line="24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HARDWARE REQUIREMENTS FOR DEVELOPER</w:t>
      </w:r>
    </w:p>
    <w:p w14:paraId="43B6B839" w14:textId="77777777" w:rsidR="009C496A" w:rsidRDefault="009C496A" w:rsidP="00142CAD">
      <w:pPr>
        <w:pStyle w:val="ListParagraph"/>
        <w:spacing w:before="240" w:after="0" w:line="360" w:lineRule="auto"/>
        <w:ind w:left="1418" w:right="849"/>
        <w:jc w:val="both"/>
        <w:rPr>
          <w:rFonts w:ascii="Times New Roman" w:hAnsi="Times New Roman" w:cs="Times New Roman"/>
          <w:sz w:val="28"/>
          <w:szCs w:val="28"/>
        </w:rPr>
      </w:pPr>
    </w:p>
    <w:p w14:paraId="05E1253E" w14:textId="2E0D5101" w:rsidR="008A56A5" w:rsidRPr="008A56A5" w:rsidRDefault="00661173" w:rsidP="00142CAD">
      <w:pPr>
        <w:pStyle w:val="ListParagraph"/>
        <w:numPr>
          <w:ilvl w:val="0"/>
          <w:numId w:val="18"/>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Device name: LAPTOP-HP15s</w:t>
      </w:r>
    </w:p>
    <w:p w14:paraId="03AA7DE2" w14:textId="77777777" w:rsidR="00661173" w:rsidRPr="00AA016B"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Processor : AMD Ryzen3 z </w:t>
      </w:r>
    </w:p>
    <w:p w14:paraId="3EABFB41" w14:textId="77777777" w:rsidR="00661173" w:rsidRPr="00AA016B"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Memory : 8.00 GB (7.34 GB usable)</w:t>
      </w:r>
    </w:p>
    <w:p w14:paraId="66D2B046" w14:textId="77777777" w:rsidR="00661173" w:rsidRPr="00AA016B"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System type : 64-bit operating system, x64-based processor</w:t>
      </w:r>
    </w:p>
    <w:p w14:paraId="3BC14818" w14:textId="77777777" w:rsidR="00661173" w:rsidRPr="00AA016B"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Memory: 4 GB </w:t>
      </w:r>
    </w:p>
    <w:p w14:paraId="00F79252" w14:textId="77777777" w:rsidR="00661173" w:rsidRPr="00AA016B"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Hard disk: 1 TB </w:t>
      </w:r>
    </w:p>
    <w:p w14:paraId="34B4FFD9" w14:textId="77777777" w:rsidR="00661173" w:rsidRPr="00AA016B"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Monitor: 18.5” LED </w:t>
      </w:r>
    </w:p>
    <w:p w14:paraId="1EC7FA2F" w14:textId="77777777" w:rsidR="00661173" w:rsidRPr="00AA016B"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Keyboard: 104 keys </w:t>
      </w:r>
    </w:p>
    <w:p w14:paraId="551EEF96" w14:textId="77777777" w:rsidR="009C496A" w:rsidRDefault="00661173" w:rsidP="00142CAD">
      <w:pPr>
        <w:pStyle w:val="ListParagraph"/>
        <w:numPr>
          <w:ilvl w:val="0"/>
          <w:numId w:val="6"/>
        </w:numPr>
        <w:spacing w:after="22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Android phone: 4 GB</w:t>
      </w:r>
    </w:p>
    <w:p w14:paraId="331B056F" w14:textId="77777777" w:rsidR="009C496A" w:rsidRDefault="009C496A" w:rsidP="00142CAD">
      <w:pPr>
        <w:pStyle w:val="ListParagraph"/>
        <w:spacing w:after="229" w:line="360" w:lineRule="auto"/>
        <w:ind w:left="1418" w:right="849"/>
        <w:jc w:val="both"/>
        <w:rPr>
          <w:rFonts w:ascii="Times New Roman" w:hAnsi="Times New Roman" w:cs="Times New Roman"/>
          <w:sz w:val="28"/>
          <w:szCs w:val="28"/>
        </w:rPr>
      </w:pPr>
    </w:p>
    <w:p w14:paraId="7790CE02" w14:textId="1EDA2DC8" w:rsidR="00661173" w:rsidRPr="009C496A" w:rsidRDefault="00661173" w:rsidP="00142CAD">
      <w:pPr>
        <w:pStyle w:val="ListParagraph"/>
        <w:numPr>
          <w:ilvl w:val="0"/>
          <w:numId w:val="19"/>
        </w:numPr>
        <w:spacing w:after="0" w:line="240" w:lineRule="auto"/>
        <w:ind w:left="1843" w:right="849" w:hanging="425"/>
        <w:jc w:val="both"/>
        <w:rPr>
          <w:rFonts w:ascii="Times New Roman" w:hAnsi="Times New Roman" w:cs="Times New Roman"/>
          <w:sz w:val="28"/>
          <w:szCs w:val="28"/>
        </w:rPr>
      </w:pPr>
      <w:r w:rsidRPr="009C496A">
        <w:rPr>
          <w:rFonts w:ascii="Times New Roman" w:hAnsi="Times New Roman" w:cs="Times New Roman"/>
          <w:sz w:val="28"/>
          <w:szCs w:val="28"/>
        </w:rPr>
        <w:t>SOFTWARE SPECIFICATION</w:t>
      </w:r>
    </w:p>
    <w:p w14:paraId="093C2628" w14:textId="77777777" w:rsidR="00661173" w:rsidRPr="00AA016B" w:rsidRDefault="00661173" w:rsidP="00142CAD">
      <w:pPr>
        <w:pStyle w:val="ListParagraph"/>
        <w:spacing w:after="229" w:line="360" w:lineRule="auto"/>
        <w:ind w:left="1418" w:right="849"/>
        <w:jc w:val="both"/>
        <w:rPr>
          <w:rFonts w:ascii="Times New Roman" w:hAnsi="Times New Roman" w:cs="Times New Roman"/>
          <w:sz w:val="28"/>
          <w:szCs w:val="28"/>
        </w:rPr>
      </w:pPr>
    </w:p>
    <w:p w14:paraId="639070B8" w14:textId="77777777" w:rsidR="00661173" w:rsidRPr="00AA016B" w:rsidRDefault="00661173" w:rsidP="00142CAD">
      <w:pPr>
        <w:pStyle w:val="ListParagraph"/>
        <w:numPr>
          <w:ilvl w:val="0"/>
          <w:numId w:val="8"/>
        </w:numPr>
        <w:spacing w:after="22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sz w:val="28"/>
          <w:szCs w:val="28"/>
        </w:rPr>
        <w:t xml:space="preserve">Front end: Android IDE(Java code) </w:t>
      </w:r>
    </w:p>
    <w:p w14:paraId="374138C8" w14:textId="77777777" w:rsidR="00661173" w:rsidRPr="00AA016B" w:rsidRDefault="00661173" w:rsidP="00142CAD">
      <w:pPr>
        <w:pStyle w:val="ListParagraph"/>
        <w:numPr>
          <w:ilvl w:val="0"/>
          <w:numId w:val="8"/>
        </w:numPr>
        <w:spacing w:after="22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sz w:val="28"/>
          <w:szCs w:val="28"/>
        </w:rPr>
        <w:t xml:space="preserve">Language: Java </w:t>
      </w:r>
    </w:p>
    <w:p w14:paraId="5C2C26BF" w14:textId="77777777" w:rsidR="00661173" w:rsidRPr="00AA016B" w:rsidRDefault="00661173" w:rsidP="00142CAD">
      <w:pPr>
        <w:pStyle w:val="ListParagraph"/>
        <w:numPr>
          <w:ilvl w:val="0"/>
          <w:numId w:val="8"/>
        </w:numPr>
        <w:spacing w:after="22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sz w:val="28"/>
          <w:szCs w:val="28"/>
        </w:rPr>
        <w:t>Platform: Android</w:t>
      </w:r>
    </w:p>
    <w:p w14:paraId="24D76247" w14:textId="521B57B7" w:rsidR="00661173" w:rsidRPr="00AA016B" w:rsidRDefault="00661173" w:rsidP="00142CAD">
      <w:pPr>
        <w:pStyle w:val="ListParagraph"/>
        <w:numPr>
          <w:ilvl w:val="0"/>
          <w:numId w:val="8"/>
        </w:numPr>
        <w:tabs>
          <w:tab w:val="left" w:pos="8080"/>
        </w:tabs>
        <w:spacing w:after="22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sz w:val="28"/>
          <w:szCs w:val="28"/>
        </w:rPr>
        <w:t>Back end: PHP, MySQL</w:t>
      </w:r>
    </w:p>
    <w:p w14:paraId="1F3CC359" w14:textId="1E8EADE9" w:rsidR="00661173" w:rsidRPr="005A1F7D" w:rsidRDefault="00661173" w:rsidP="00142CAD">
      <w:pPr>
        <w:pStyle w:val="ListParagraph"/>
        <w:numPr>
          <w:ilvl w:val="0"/>
          <w:numId w:val="8"/>
        </w:numPr>
        <w:tabs>
          <w:tab w:val="left" w:pos="8080"/>
        </w:tabs>
        <w:spacing w:after="22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sz w:val="28"/>
          <w:szCs w:val="28"/>
        </w:rPr>
        <w:t>Operating system: Microsoft Windows 11</w:t>
      </w:r>
    </w:p>
    <w:p w14:paraId="62B27625" w14:textId="77777777" w:rsidR="005A1F7D" w:rsidRPr="005A1F7D" w:rsidRDefault="005A1F7D" w:rsidP="00142CAD">
      <w:pPr>
        <w:pStyle w:val="ListParagraph"/>
        <w:tabs>
          <w:tab w:val="left" w:pos="8080"/>
        </w:tabs>
        <w:spacing w:after="229" w:line="360" w:lineRule="auto"/>
        <w:ind w:left="1418" w:right="849"/>
        <w:jc w:val="both"/>
        <w:rPr>
          <w:rFonts w:ascii="Times New Roman" w:hAnsi="Times New Roman" w:cs="Times New Roman"/>
          <w:b/>
          <w:bCs/>
          <w:sz w:val="28"/>
          <w:szCs w:val="28"/>
        </w:rPr>
      </w:pPr>
    </w:p>
    <w:p w14:paraId="791EEA19" w14:textId="32E0F7F6" w:rsidR="00661173" w:rsidRPr="00AA016B" w:rsidRDefault="00661173" w:rsidP="00142CAD">
      <w:pPr>
        <w:pStyle w:val="ListParagraph"/>
        <w:numPr>
          <w:ilvl w:val="0"/>
          <w:numId w:val="9"/>
        </w:numPr>
        <w:spacing w:after="229" w:line="24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lastRenderedPageBreak/>
        <w:t>FEATURES OF ANDROID STUDIO</w:t>
      </w:r>
    </w:p>
    <w:p w14:paraId="3207A6D6" w14:textId="77777777" w:rsidR="00661173" w:rsidRPr="00AA016B" w:rsidRDefault="00661173" w:rsidP="00142CAD">
      <w:pPr>
        <w:pStyle w:val="ListParagraph"/>
        <w:spacing w:after="0" w:line="240" w:lineRule="auto"/>
        <w:ind w:left="1418" w:right="849"/>
        <w:jc w:val="both"/>
        <w:rPr>
          <w:rFonts w:ascii="Times New Roman" w:hAnsi="Times New Roman" w:cs="Times New Roman"/>
          <w:b/>
          <w:bCs/>
          <w:sz w:val="28"/>
          <w:szCs w:val="28"/>
        </w:rPr>
      </w:pPr>
    </w:p>
    <w:p w14:paraId="68D131B8" w14:textId="1141D89B" w:rsidR="008A56A5" w:rsidRPr="007D3F9B"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Android studio is the official integrated development environment for Google's android operating system builds on Jet Brains IntelliJ IDEA software and designed specially for android development. It is available for download for on windows, macOS and Linux based operating system.</w:t>
      </w:r>
    </w:p>
    <w:p w14:paraId="1FDD2186" w14:textId="24B1A1D7" w:rsidR="00661173" w:rsidRPr="005A1F7D"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Android studio offers advanced code completion, refactoring, and code analysis. The Android Emulator installs and starts your apps faster than a real device and allows you to prototype and test your app on various Android device configurations.</w:t>
      </w:r>
    </w:p>
    <w:p w14:paraId="15D757F2" w14:textId="15B5A914" w:rsidR="00661173" w:rsidRPr="005A1F7D"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Android Studio's Apply Changes features lets you push code and resource changes to your running app without restarting your app and, in some cases, without restarting the current activity.</w:t>
      </w:r>
    </w:p>
    <w:p w14:paraId="4BF1CB96" w14:textId="143AEB3B" w:rsidR="00661173" w:rsidRPr="005A1F7D"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We can also simulate a variety of hardware features such as GPS location, network latency, motion sensors, and multi-touch input.</w:t>
      </w:r>
    </w:p>
    <w:p w14:paraId="4C41567C" w14:textId="2AECC01C" w:rsidR="00661173" w:rsidRPr="005A1F7D"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Android Studio includes project and code templates that make it easy to add well-established patterns such as a navigation drawer and view pager. </w:t>
      </w:r>
    </w:p>
    <w:p w14:paraId="637C4BDF" w14:textId="12E1D533" w:rsidR="00661173" w:rsidRPr="005A1F7D"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Android Studio provides a robust static analysis framework and includes over 365 different lint checks across the entirely your app. Additionally it provides several quicks fixes that help you address issues in various categories, such as performance, security, and correctness, with a single click.</w:t>
      </w:r>
    </w:p>
    <w:p w14:paraId="3023A726" w14:textId="4A83B11F" w:rsidR="00661173" w:rsidRPr="005A1F7D"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When working with XML layout files, Android Studio provides a drag and drop visual editor that makes it easier than ever to create a new layout.</w:t>
      </w:r>
    </w:p>
    <w:p w14:paraId="45FCF83A" w14:textId="45C2951C" w:rsidR="008A56A5" w:rsidRPr="007D3F9B"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Android Studio offers build automation, dependency management, and customizable build configurations. You can configure your </w:t>
      </w:r>
      <w:r w:rsidRPr="00AA016B">
        <w:rPr>
          <w:rFonts w:ascii="Times New Roman" w:hAnsi="Times New Roman" w:cs="Times New Roman"/>
          <w:sz w:val="28"/>
          <w:szCs w:val="28"/>
        </w:rPr>
        <w:lastRenderedPageBreak/>
        <w:t>project to include local and hosted libraries, and define build variants that include different code and resources, and apply different code shrinking and app signing configurations.</w:t>
      </w:r>
    </w:p>
    <w:p w14:paraId="09BB133B" w14:textId="0549A357" w:rsidR="008A56A5" w:rsidRDefault="00661173" w:rsidP="00142CAD">
      <w:pPr>
        <w:pStyle w:val="ListParagraph"/>
        <w:numPr>
          <w:ilvl w:val="0"/>
          <w:numId w:val="10"/>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When working with XML layout files, Android Studio provides a drag and drop visual editor that makes it easier than ever to create a new layout.</w:t>
      </w:r>
    </w:p>
    <w:p w14:paraId="750BF3EE" w14:textId="729D62B8" w:rsidR="007D3F9B" w:rsidRPr="007D3F9B" w:rsidRDefault="007D3F9B" w:rsidP="00142CAD">
      <w:pPr>
        <w:tabs>
          <w:tab w:val="left" w:pos="2920"/>
        </w:tabs>
        <w:spacing w:after="0" w:line="240" w:lineRule="auto"/>
        <w:ind w:right="849"/>
        <w:jc w:val="both"/>
        <w:rPr>
          <w:rFonts w:ascii="Times New Roman" w:hAnsi="Times New Roman" w:cs="Times New Roman"/>
          <w:sz w:val="28"/>
          <w:szCs w:val="28"/>
        </w:rPr>
      </w:pPr>
      <w:r>
        <w:rPr>
          <w:rFonts w:ascii="Times New Roman" w:hAnsi="Times New Roman" w:cs="Times New Roman"/>
          <w:sz w:val="28"/>
          <w:szCs w:val="28"/>
        </w:rPr>
        <w:tab/>
      </w:r>
    </w:p>
    <w:p w14:paraId="1A28621B" w14:textId="77777777" w:rsidR="00661173" w:rsidRPr="00AA016B" w:rsidRDefault="00661173" w:rsidP="00142CAD">
      <w:pPr>
        <w:pStyle w:val="ListParagraph"/>
        <w:numPr>
          <w:ilvl w:val="0"/>
          <w:numId w:val="11"/>
        </w:numPr>
        <w:spacing w:after="0" w:line="24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FEATURES OF XAMPP</w:t>
      </w:r>
    </w:p>
    <w:p w14:paraId="1A486C8B" w14:textId="77777777" w:rsidR="00661173" w:rsidRPr="00AA016B" w:rsidRDefault="00661173" w:rsidP="00142CAD">
      <w:pPr>
        <w:pStyle w:val="ListParagraph"/>
        <w:spacing w:after="158" w:line="240" w:lineRule="auto"/>
        <w:ind w:left="1418" w:right="849"/>
        <w:jc w:val="both"/>
        <w:rPr>
          <w:rFonts w:ascii="Times New Roman" w:hAnsi="Times New Roman" w:cs="Times New Roman"/>
          <w:sz w:val="28"/>
          <w:szCs w:val="28"/>
        </w:rPr>
      </w:pPr>
    </w:p>
    <w:p w14:paraId="21B4DA18" w14:textId="51F0AE7D" w:rsidR="00661173" w:rsidRPr="007D3F9B" w:rsidRDefault="00661173" w:rsidP="00142CAD">
      <w:pPr>
        <w:pStyle w:val="ListParagraph"/>
        <w:numPr>
          <w:ilvl w:val="0"/>
          <w:numId w:val="12"/>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XAMPP is a free and open-source cross-platform web server solution stack package developed by Apache Friends, consisting mainly of the Apache HTTP Server. Maria DB database, and interpreters for scripts written in the PHP and Perl programming </w:t>
      </w:r>
      <w:r w:rsidRPr="007D3F9B">
        <w:rPr>
          <w:rFonts w:ascii="Times New Roman" w:hAnsi="Times New Roman" w:cs="Times New Roman"/>
          <w:sz w:val="28"/>
          <w:szCs w:val="28"/>
        </w:rPr>
        <w:t>languages. Since most actual web server deployments use the same components as XAMPP, it makes transitioning from a local test server to a live server possible. The most obvious characteristic of XAMPP is the case at which a WAMP webserver stack can be deployed and instantiated. Later some common packaged applications that could be easily installed were provided by Bitnami.</w:t>
      </w:r>
    </w:p>
    <w:p w14:paraId="2B0B70D0" w14:textId="43970BCA" w:rsidR="007D3F9B" w:rsidRPr="00142CAD" w:rsidRDefault="00661173" w:rsidP="00142CAD">
      <w:pPr>
        <w:pStyle w:val="ListParagraph"/>
        <w:numPr>
          <w:ilvl w:val="0"/>
          <w:numId w:val="12"/>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XAMPP is regularly updated to the latest releases of Apache, Maria DB, PHP and Perl. It also comes with a number of other modules including OpenSSL, phpMyAdmin, MediaWiki, Joomla, WordPress and more. Self- contained, multiple instances of XAMPP can exist on a single computer, and any given instance can be copied from one computer to another. XAMPP has the ability to serve web pages on the World Wide Web. A special tool is provided to password-protect the most important parts of the package. XAMPP also provides support for creating and </w:t>
      </w:r>
      <w:r w:rsidRPr="007D3F9B">
        <w:rPr>
          <w:rFonts w:ascii="Times New Roman" w:hAnsi="Times New Roman" w:cs="Times New Roman"/>
          <w:sz w:val="28"/>
          <w:szCs w:val="28"/>
        </w:rPr>
        <w:t>manipulating databases in Maria DB and SQLite among others. Once XAMPP is installed, it is possible to treat a localhost like a remote host by connecting using an FTP client.</w:t>
      </w:r>
    </w:p>
    <w:p w14:paraId="3B2F648B" w14:textId="77777777" w:rsidR="00661173" w:rsidRPr="00AA016B" w:rsidRDefault="00661173" w:rsidP="00142CAD">
      <w:pPr>
        <w:pStyle w:val="ListParagraph"/>
        <w:numPr>
          <w:ilvl w:val="0"/>
          <w:numId w:val="13"/>
        </w:numPr>
        <w:spacing w:after="0" w:line="24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lastRenderedPageBreak/>
        <w:t>FEATURES OF MYSQL</w:t>
      </w:r>
    </w:p>
    <w:p w14:paraId="2430F826" w14:textId="77777777" w:rsidR="00661173" w:rsidRPr="00AA016B" w:rsidRDefault="00661173" w:rsidP="00142CAD">
      <w:pPr>
        <w:pStyle w:val="ListParagraph"/>
        <w:spacing w:after="158" w:line="240" w:lineRule="auto"/>
        <w:ind w:left="1418" w:right="849"/>
        <w:jc w:val="both"/>
        <w:rPr>
          <w:rFonts w:ascii="Times New Roman" w:hAnsi="Times New Roman" w:cs="Times New Roman"/>
          <w:sz w:val="28"/>
          <w:szCs w:val="28"/>
        </w:rPr>
      </w:pPr>
    </w:p>
    <w:p w14:paraId="31213989" w14:textId="4DF09DD0" w:rsidR="005A1F7D" w:rsidRPr="008A56A5" w:rsidRDefault="00661173" w:rsidP="00142CAD">
      <w:pPr>
        <w:pStyle w:val="ListParagraph"/>
        <w:numPr>
          <w:ilvl w:val="0"/>
          <w:numId w:val="14"/>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MySQL is a relational database management system (RDBMS) based on the SQL (Structured Query Language) queries. It is one of the most popular languages for accessing and managing the records in the table. MySQL is open-source and free software under the GNU license. Oracle Company supports it.</w:t>
      </w:r>
    </w:p>
    <w:p w14:paraId="649566B9" w14:textId="3CBDF180" w:rsidR="00661173" w:rsidRPr="005A1F7D" w:rsidRDefault="00661173" w:rsidP="00142CAD">
      <w:pPr>
        <w:pStyle w:val="ListParagraph"/>
        <w:numPr>
          <w:ilvl w:val="0"/>
          <w:numId w:val="14"/>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The following are the most important features of MySQL</w:t>
      </w:r>
    </w:p>
    <w:p w14:paraId="622A0DA3" w14:textId="548A4ABA" w:rsidR="00661173" w:rsidRPr="005A1F7D" w:rsidRDefault="00661173" w:rsidP="00142CAD">
      <w:pPr>
        <w:pStyle w:val="ListParagraph"/>
        <w:numPr>
          <w:ilvl w:val="0"/>
          <w:numId w:val="14"/>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Relational Database Management System (RDBMS): MySQL is a relational database management system. This database language is based on the SQL queries to access and manage the records of the table.</w:t>
      </w:r>
    </w:p>
    <w:p w14:paraId="5361B801" w14:textId="2F451D88" w:rsidR="00661173" w:rsidRPr="005A1F7D" w:rsidRDefault="00661173" w:rsidP="00142CAD">
      <w:pPr>
        <w:pStyle w:val="ListParagraph"/>
        <w:numPr>
          <w:ilvl w:val="0"/>
          <w:numId w:val="14"/>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Easy to use: MySQL is easy to use. We have to get only the basic knowledge of SQL. We can build and interact with MySQL by using only a few simple SQL statements.</w:t>
      </w:r>
    </w:p>
    <w:p w14:paraId="43BDB047" w14:textId="10567219" w:rsidR="00661173" w:rsidRPr="005A1F7D" w:rsidRDefault="00661173" w:rsidP="00142CAD">
      <w:pPr>
        <w:pStyle w:val="ListParagraph"/>
        <w:numPr>
          <w:ilvl w:val="0"/>
          <w:numId w:val="14"/>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It is secure: MySQL consists of a solid data security layer that protects sensitive data from intruders. Also, passwords are encrypted in MySQL.</w:t>
      </w:r>
    </w:p>
    <w:p w14:paraId="7A992BD4" w14:textId="2E95C5A9" w:rsidR="00661173" w:rsidRPr="005A1F7D" w:rsidRDefault="00661173" w:rsidP="00142CAD">
      <w:pPr>
        <w:pStyle w:val="ListParagraph"/>
        <w:numPr>
          <w:ilvl w:val="0"/>
          <w:numId w:val="14"/>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Client/ Server Architecture: MySQL follows the working of a client/server architecture. There is a database server (MySQL) and arbitrarily many clients (application programs), which communicate with the server; that is, they can query data, save changes, etc.</w:t>
      </w:r>
    </w:p>
    <w:p w14:paraId="61336E42" w14:textId="77777777" w:rsidR="00661173" w:rsidRPr="00AA016B" w:rsidRDefault="00661173" w:rsidP="00142CAD">
      <w:pPr>
        <w:pStyle w:val="ListParagraph"/>
        <w:numPr>
          <w:ilvl w:val="0"/>
          <w:numId w:val="14"/>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Free to download: MySQL is free to use so that we can download it from MySQL</w:t>
      </w:r>
    </w:p>
    <w:p w14:paraId="44F1F875" w14:textId="14611AAA" w:rsidR="00D56AD7" w:rsidRDefault="00661173" w:rsidP="00142CAD">
      <w:pPr>
        <w:pStyle w:val="ListParagraph"/>
        <w:numPr>
          <w:ilvl w:val="0"/>
          <w:numId w:val="14"/>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Official website without any cost.</w:t>
      </w:r>
    </w:p>
    <w:p w14:paraId="6C4899FC" w14:textId="3C07B4A5" w:rsidR="007D3F9B" w:rsidRDefault="007D3F9B" w:rsidP="00142CAD">
      <w:pPr>
        <w:pStyle w:val="ListParagraph"/>
        <w:spacing w:after="158" w:line="360" w:lineRule="auto"/>
        <w:ind w:left="1843" w:right="849"/>
        <w:jc w:val="both"/>
        <w:rPr>
          <w:rFonts w:ascii="Times New Roman" w:hAnsi="Times New Roman" w:cs="Times New Roman"/>
          <w:sz w:val="28"/>
          <w:szCs w:val="28"/>
        </w:rPr>
      </w:pPr>
    </w:p>
    <w:p w14:paraId="0EA9EC3F" w14:textId="27D8D93F" w:rsidR="00142CAD" w:rsidRDefault="00142CAD" w:rsidP="00142CAD">
      <w:pPr>
        <w:pStyle w:val="ListParagraph"/>
        <w:spacing w:after="158" w:line="360" w:lineRule="auto"/>
        <w:ind w:left="1843" w:right="849"/>
        <w:jc w:val="both"/>
        <w:rPr>
          <w:rFonts w:ascii="Times New Roman" w:hAnsi="Times New Roman" w:cs="Times New Roman"/>
          <w:sz w:val="28"/>
          <w:szCs w:val="28"/>
        </w:rPr>
      </w:pPr>
    </w:p>
    <w:p w14:paraId="45130DBE" w14:textId="14AC1921" w:rsidR="00142CAD" w:rsidRDefault="00142CAD" w:rsidP="00142CAD">
      <w:pPr>
        <w:pStyle w:val="ListParagraph"/>
        <w:spacing w:after="158" w:line="360" w:lineRule="auto"/>
        <w:ind w:left="1843" w:right="849"/>
        <w:jc w:val="both"/>
        <w:rPr>
          <w:rFonts w:ascii="Times New Roman" w:hAnsi="Times New Roman" w:cs="Times New Roman"/>
          <w:sz w:val="28"/>
          <w:szCs w:val="28"/>
        </w:rPr>
      </w:pPr>
    </w:p>
    <w:p w14:paraId="294CCB2D" w14:textId="77777777" w:rsidR="00142CAD" w:rsidRPr="007D3F9B" w:rsidRDefault="00142CAD" w:rsidP="00142CAD">
      <w:pPr>
        <w:pStyle w:val="ListParagraph"/>
        <w:spacing w:after="158" w:line="360" w:lineRule="auto"/>
        <w:ind w:left="1843" w:right="849"/>
        <w:jc w:val="both"/>
        <w:rPr>
          <w:rFonts w:ascii="Times New Roman" w:hAnsi="Times New Roman" w:cs="Times New Roman"/>
          <w:sz w:val="28"/>
          <w:szCs w:val="28"/>
        </w:rPr>
      </w:pPr>
    </w:p>
    <w:p w14:paraId="44DA55C1" w14:textId="77777777" w:rsidR="00661173" w:rsidRPr="00AA016B" w:rsidRDefault="00661173" w:rsidP="00142CAD">
      <w:pPr>
        <w:pStyle w:val="ListParagraph"/>
        <w:numPr>
          <w:ilvl w:val="0"/>
          <w:numId w:val="13"/>
        </w:numPr>
        <w:spacing w:after="0" w:line="24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lastRenderedPageBreak/>
        <w:t>FEATURES OF JAVA</w:t>
      </w:r>
    </w:p>
    <w:p w14:paraId="0718B412" w14:textId="77777777" w:rsidR="00661173" w:rsidRPr="00AA016B" w:rsidRDefault="00661173" w:rsidP="00142CAD">
      <w:pPr>
        <w:pStyle w:val="ListParagraph"/>
        <w:spacing w:after="0" w:line="240" w:lineRule="auto"/>
        <w:ind w:left="1418" w:right="849"/>
        <w:jc w:val="both"/>
        <w:rPr>
          <w:rFonts w:ascii="Times New Roman" w:hAnsi="Times New Roman" w:cs="Times New Roman"/>
          <w:sz w:val="28"/>
          <w:szCs w:val="28"/>
        </w:rPr>
      </w:pPr>
    </w:p>
    <w:p w14:paraId="51A02951" w14:textId="24C4A65D" w:rsidR="00661173" w:rsidRPr="008A56A5"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Java is a widely used programming language expressly designed for use in the distributed environment of the internet. It is the most popular programming language for Android smartphone applications and is also among the most favoured for the development of edge devices and the internet of things.</w:t>
      </w:r>
    </w:p>
    <w:p w14:paraId="1714017A" w14:textId="6C065A36" w:rsidR="00661173" w:rsidRPr="005A1F7D"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The Java platform is designed with multithreading capabilities built into the language. That means you can build applications with many concurrent threads of activity, resulting in highly interactive and responsive applications</w:t>
      </w:r>
    </w:p>
    <w:p w14:paraId="34D4F11B" w14:textId="50CA6F6F" w:rsidR="00661173" w:rsidRPr="005A1F7D"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Java programming language is easy to learn and also easy to read and write.</w:t>
      </w:r>
    </w:p>
    <w:p w14:paraId="6FBEBA7F" w14:textId="0E391AF6" w:rsidR="00661173" w:rsidRPr="005A1F7D"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Java code is compiled into intermediate format (byte code), which can be executed on any systems for which Java virtual machine is ported. That means you can write a Java program once and run it on Windows, Mac, Linux or Solaris without re-compiling.</w:t>
      </w:r>
    </w:p>
    <w:p w14:paraId="05333911" w14:textId="56E150C3" w:rsidR="00661173" w:rsidRPr="005A1F7D"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The Integrated Development Environment (IDE) is one of Java’s most intriguing features. The Java IDE is a collection of automation tools, editors, and debuggers.</w:t>
      </w:r>
    </w:p>
    <w:p w14:paraId="2316D3A7" w14:textId="23A7A1D6" w:rsidR="00661173" w:rsidRPr="005A1F7D"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With automatic garbage collection and simple memory management model (no pointers like C/C++), plus language features like generics, try-with-resources</w:t>
      </w:r>
    </w:p>
    <w:p w14:paraId="654AC7B8" w14:textId="400A8649" w:rsidR="00661173" w:rsidRPr="005A1F7D"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Since Java SE version 8 (JDK 8), Java is updated with functional programming feature like functional interfaces and Lambda Expressions. This increases the flexibility of Java.</w:t>
      </w:r>
    </w:p>
    <w:p w14:paraId="31624503" w14:textId="0D4FAF60" w:rsidR="00661173" w:rsidRPr="005A1F7D"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Unlike C++ which is semi object-oriented, Java is a fully object-oriented programming language. It has all OOP features such as abstraction, inheritance and polymorphism.</w:t>
      </w:r>
    </w:p>
    <w:p w14:paraId="32D719A2" w14:textId="6D1E926F" w:rsidR="00661173" w:rsidRDefault="00661173" w:rsidP="00142CAD">
      <w:pPr>
        <w:pStyle w:val="ListParagraph"/>
        <w:numPr>
          <w:ilvl w:val="0"/>
          <w:numId w:val="15"/>
        </w:numPr>
        <w:spacing w:after="158"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lastRenderedPageBreak/>
        <w:t>Java is similar to C/C++ but it removes the drawbacks and complexities of C/C++ like pointers and multiple inheritances. So if you have background in C/C++, you will find Java familiar and easy to learn.</w:t>
      </w:r>
    </w:p>
    <w:p w14:paraId="48E4AF00" w14:textId="77777777" w:rsidR="008A56A5" w:rsidRPr="008A56A5" w:rsidRDefault="008A56A5" w:rsidP="00142CAD">
      <w:pPr>
        <w:pStyle w:val="ListParagraph"/>
        <w:spacing w:after="158" w:line="360" w:lineRule="auto"/>
        <w:ind w:left="1418" w:right="849"/>
        <w:jc w:val="both"/>
        <w:rPr>
          <w:rFonts w:ascii="Times New Roman" w:hAnsi="Times New Roman" w:cs="Times New Roman"/>
          <w:sz w:val="28"/>
          <w:szCs w:val="28"/>
        </w:rPr>
      </w:pPr>
    </w:p>
    <w:p w14:paraId="42A12728" w14:textId="52F89CB7" w:rsidR="00661173" w:rsidRDefault="00661173" w:rsidP="00142CAD">
      <w:pPr>
        <w:pStyle w:val="ListParagraph"/>
        <w:numPr>
          <w:ilvl w:val="0"/>
          <w:numId w:val="13"/>
        </w:numPr>
        <w:spacing w:after="0" w:line="24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FEATURES OF PHP</w:t>
      </w:r>
    </w:p>
    <w:p w14:paraId="26A10581" w14:textId="77777777" w:rsidR="005A1F7D" w:rsidRPr="005A1F7D" w:rsidRDefault="005A1F7D" w:rsidP="00142CAD">
      <w:pPr>
        <w:pStyle w:val="ListParagraph"/>
        <w:spacing w:after="0" w:line="240" w:lineRule="auto"/>
        <w:ind w:left="1843" w:right="849" w:hanging="425"/>
        <w:jc w:val="both"/>
        <w:rPr>
          <w:rFonts w:ascii="Times New Roman" w:hAnsi="Times New Roman" w:cs="Times New Roman"/>
          <w:sz w:val="28"/>
          <w:szCs w:val="28"/>
        </w:rPr>
      </w:pPr>
    </w:p>
    <w:p w14:paraId="20F9FDD0" w14:textId="2510F33A" w:rsidR="00661173" w:rsidRPr="00072AB7"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PHP is an open-source, interpreted, and object-oriented scripting language that can be executed at the server-side. PHP is a general-purpose scripting language geared toward web development (an application that executes on the server and generates the dynamic page.).PHP was created by Rasmus Lerdorf in 1994 but appeared in the market in 1995. PHP 7.4.0 is the latest version of PHP, which was released on 28 November.</w:t>
      </w:r>
    </w:p>
    <w:p w14:paraId="39226004" w14:textId="3D276AD1" w:rsidR="00661173" w:rsidRPr="00072AB7"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PHP is very popular language because of its simplicity and open source. </w:t>
      </w:r>
    </w:p>
    <w:p w14:paraId="15499F8A" w14:textId="7CFCA011" w:rsidR="00661173" w:rsidRPr="00072AB7"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Platform Independent: PHP is available for WINDOWS, MAC, LINUX &amp; UNIX</w:t>
      </w:r>
      <w:r w:rsidR="00072AB7">
        <w:rPr>
          <w:rFonts w:ascii="Times New Roman" w:hAnsi="Times New Roman" w:cs="Times New Roman"/>
          <w:sz w:val="28"/>
          <w:szCs w:val="28"/>
        </w:rPr>
        <w:t xml:space="preserve"> </w:t>
      </w:r>
      <w:r w:rsidRPr="00072AB7">
        <w:rPr>
          <w:rFonts w:ascii="Times New Roman" w:hAnsi="Times New Roman" w:cs="Times New Roman"/>
          <w:sz w:val="28"/>
          <w:szCs w:val="28"/>
        </w:rPr>
        <w:t>operating system. A PHP application developed in one OS can be easily executed in other OS also</w:t>
      </w:r>
      <w:r w:rsidR="00072AB7" w:rsidRPr="00072AB7">
        <w:rPr>
          <w:rFonts w:ascii="Times New Roman" w:hAnsi="Times New Roman" w:cs="Times New Roman"/>
          <w:sz w:val="28"/>
          <w:szCs w:val="28"/>
        </w:rPr>
        <w:t>.</w:t>
      </w:r>
    </w:p>
    <w:p w14:paraId="639D74F6" w14:textId="660650E7" w:rsidR="00661173" w:rsidRPr="00B5289B"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Open Source: PHP source code and software freely available on the web. W</w:t>
      </w:r>
      <w:r w:rsidR="00072AB7">
        <w:rPr>
          <w:rFonts w:ascii="Times New Roman" w:hAnsi="Times New Roman" w:cs="Times New Roman"/>
          <w:sz w:val="28"/>
          <w:szCs w:val="28"/>
        </w:rPr>
        <w:t xml:space="preserve">e </w:t>
      </w:r>
      <w:r w:rsidRPr="00072AB7">
        <w:rPr>
          <w:rFonts w:ascii="Times New Roman" w:hAnsi="Times New Roman" w:cs="Times New Roman"/>
          <w:sz w:val="28"/>
          <w:szCs w:val="28"/>
        </w:rPr>
        <w:t>can develop all the versions of PHP according to your</w:t>
      </w:r>
      <w:r w:rsidRPr="00B5289B">
        <w:rPr>
          <w:rFonts w:ascii="Times New Roman" w:hAnsi="Times New Roman" w:cs="Times New Roman"/>
          <w:sz w:val="28"/>
          <w:szCs w:val="28"/>
        </w:rPr>
        <w:t xml:space="preserve"> requirement without paying any cost. All its components are free to download and use.</w:t>
      </w:r>
    </w:p>
    <w:p w14:paraId="60F0D6A3" w14:textId="20BC5F37" w:rsidR="00661173" w:rsidRPr="00B5289B"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 xml:space="preserve">Error Reporting: PHP has predefined error reporting constants to generate an error notice or warning at runtime. E.g., E_ERROR, </w:t>
      </w:r>
      <w:r w:rsidRPr="00B5289B">
        <w:rPr>
          <w:rFonts w:ascii="Times New Roman" w:hAnsi="Times New Roman" w:cs="Times New Roman"/>
          <w:sz w:val="28"/>
          <w:szCs w:val="28"/>
        </w:rPr>
        <w:t>E_WARNING, E_STRICT, E_PARSE.</w:t>
      </w:r>
    </w:p>
    <w:p w14:paraId="76471AD3" w14:textId="195DF8F6" w:rsidR="00661173" w:rsidRPr="00072AB7"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Performance: PHP script is executed much faster than those scripts which are</w:t>
      </w:r>
      <w:r w:rsidR="00072AB7">
        <w:rPr>
          <w:rFonts w:ascii="Times New Roman" w:hAnsi="Times New Roman" w:cs="Times New Roman"/>
          <w:sz w:val="28"/>
          <w:szCs w:val="28"/>
        </w:rPr>
        <w:t xml:space="preserve"> </w:t>
      </w:r>
      <w:r w:rsidRPr="00072AB7">
        <w:rPr>
          <w:rFonts w:ascii="Times New Roman" w:hAnsi="Times New Roman" w:cs="Times New Roman"/>
          <w:sz w:val="28"/>
          <w:szCs w:val="28"/>
        </w:rPr>
        <w:t xml:space="preserve">written in other languages such as JSP and ASP. PHP uses its own memory, so the server workload and loading time is </w:t>
      </w:r>
      <w:r w:rsidRPr="00072AB7">
        <w:rPr>
          <w:rFonts w:ascii="Times New Roman" w:hAnsi="Times New Roman" w:cs="Times New Roman"/>
          <w:sz w:val="28"/>
          <w:szCs w:val="28"/>
        </w:rPr>
        <w:lastRenderedPageBreak/>
        <w:t>automatically reduced, which results in faster processing speed and better performance.</w:t>
      </w:r>
    </w:p>
    <w:p w14:paraId="57E2E116" w14:textId="1ACE0722" w:rsidR="00661173" w:rsidRPr="00072AB7"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Embedded: PHP code can be easily embedded within HTML tags and script.</w:t>
      </w:r>
    </w:p>
    <w:p w14:paraId="36EA29FD" w14:textId="242D1E96" w:rsidR="00661173" w:rsidRPr="00072AB7"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Web servers Support: PHP is compatible with almost all local servers used today like Apache, Netscape, Microsoft IIS, etc.</w:t>
      </w:r>
    </w:p>
    <w:p w14:paraId="1B77B63E" w14:textId="208810AC" w:rsidR="00661173" w:rsidRPr="00072AB7"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Database Support: PHP supports all the leading databases such as MySQL,</w:t>
      </w:r>
      <w:r w:rsidR="00072AB7">
        <w:rPr>
          <w:rFonts w:ascii="Times New Roman" w:hAnsi="Times New Roman" w:cs="Times New Roman"/>
          <w:sz w:val="28"/>
          <w:szCs w:val="28"/>
        </w:rPr>
        <w:t xml:space="preserve"> </w:t>
      </w:r>
      <w:r w:rsidRPr="00AA016B">
        <w:rPr>
          <w:rFonts w:ascii="Times New Roman" w:hAnsi="Times New Roman" w:cs="Times New Roman"/>
          <w:sz w:val="28"/>
          <w:szCs w:val="28"/>
        </w:rPr>
        <w:t xml:space="preserve">ODBC </w:t>
      </w:r>
      <w:ins w:id="0" w:author="lakshmigireesh1289@gmail.com">
        <w:r w:rsidRPr="00AA016B">
          <w:rPr>
            <w:rFonts w:ascii="Times New Roman" w:hAnsi="Times New Roman" w:cs="Times New Roman"/>
            <w:sz w:val="28"/>
            <w:szCs w:val="28"/>
          </w:rPr>
          <w:t>etc.</w:t>
        </w:r>
      </w:ins>
    </w:p>
    <w:p w14:paraId="1F26BD44" w14:textId="1EF46CBB" w:rsidR="00661173" w:rsidRPr="00072AB7" w:rsidRDefault="00661173" w:rsidP="00142CAD">
      <w:pPr>
        <w:pStyle w:val="ListParagraph"/>
        <w:numPr>
          <w:ilvl w:val="0"/>
          <w:numId w:val="16"/>
        </w:numPr>
        <w:tabs>
          <w:tab w:val="left" w:pos="8080"/>
        </w:tabs>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Loosely Typed Language: PHP allows us to use a variable without declaring its datatype. It will be taken automatically at the time of execution based on the type</w:t>
      </w:r>
      <w:r w:rsidR="00072AB7">
        <w:rPr>
          <w:rFonts w:ascii="Times New Roman" w:hAnsi="Times New Roman" w:cs="Times New Roman"/>
          <w:sz w:val="28"/>
          <w:szCs w:val="28"/>
        </w:rPr>
        <w:t xml:space="preserve"> </w:t>
      </w:r>
      <w:r w:rsidRPr="00AA016B">
        <w:rPr>
          <w:rFonts w:ascii="Times New Roman" w:hAnsi="Times New Roman" w:cs="Times New Roman"/>
          <w:sz w:val="28"/>
          <w:szCs w:val="28"/>
        </w:rPr>
        <w:t>of data it contains on its value.</w:t>
      </w:r>
    </w:p>
    <w:p w14:paraId="6A440E7A" w14:textId="77777777" w:rsidR="00661173" w:rsidRPr="00AA016B" w:rsidRDefault="00661173" w:rsidP="00142CAD">
      <w:pPr>
        <w:pStyle w:val="ListParagraph"/>
        <w:numPr>
          <w:ilvl w:val="0"/>
          <w:numId w:val="16"/>
        </w:numPr>
        <w:spacing w:after="0"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Familiarity with syntax: PHP has easily understandable syntax. Programmers are comfortable coding with it.</w:t>
      </w:r>
    </w:p>
    <w:p w14:paraId="4FEC413A" w14:textId="021B3C11" w:rsidR="00661173" w:rsidRDefault="00661173" w:rsidP="00142CAD">
      <w:pPr>
        <w:spacing w:after="158" w:line="360" w:lineRule="auto"/>
        <w:ind w:right="849"/>
        <w:jc w:val="both"/>
        <w:rPr>
          <w:rFonts w:ascii="Times New Roman" w:hAnsi="Times New Roman" w:cs="Times New Roman"/>
          <w:sz w:val="28"/>
          <w:szCs w:val="28"/>
        </w:rPr>
      </w:pPr>
    </w:p>
    <w:p w14:paraId="69DC0CEC" w14:textId="39E8B525" w:rsidR="00142CAD" w:rsidRDefault="00142CAD" w:rsidP="00142CAD">
      <w:pPr>
        <w:spacing w:after="158" w:line="360" w:lineRule="auto"/>
        <w:ind w:right="849"/>
        <w:jc w:val="both"/>
        <w:rPr>
          <w:rFonts w:ascii="Times New Roman" w:hAnsi="Times New Roman" w:cs="Times New Roman"/>
          <w:sz w:val="28"/>
          <w:szCs w:val="28"/>
        </w:rPr>
      </w:pPr>
    </w:p>
    <w:p w14:paraId="2F7A1D24" w14:textId="7ABCB99A" w:rsidR="00142CAD" w:rsidRDefault="00142CAD" w:rsidP="00142CAD">
      <w:pPr>
        <w:spacing w:after="158" w:line="360" w:lineRule="auto"/>
        <w:ind w:right="849"/>
        <w:jc w:val="both"/>
        <w:rPr>
          <w:rFonts w:ascii="Times New Roman" w:hAnsi="Times New Roman" w:cs="Times New Roman"/>
          <w:sz w:val="28"/>
          <w:szCs w:val="28"/>
        </w:rPr>
      </w:pPr>
    </w:p>
    <w:p w14:paraId="35294CBF" w14:textId="0C720259" w:rsidR="00142CAD" w:rsidRDefault="00142CAD" w:rsidP="00142CAD">
      <w:pPr>
        <w:spacing w:after="158" w:line="360" w:lineRule="auto"/>
        <w:ind w:right="849"/>
        <w:jc w:val="both"/>
        <w:rPr>
          <w:rFonts w:ascii="Times New Roman" w:hAnsi="Times New Roman" w:cs="Times New Roman"/>
          <w:sz w:val="28"/>
          <w:szCs w:val="28"/>
        </w:rPr>
      </w:pPr>
    </w:p>
    <w:p w14:paraId="0CD0C456" w14:textId="4008CCF7" w:rsidR="00142CAD" w:rsidRDefault="00142CAD" w:rsidP="00142CAD">
      <w:pPr>
        <w:spacing w:after="158" w:line="360" w:lineRule="auto"/>
        <w:ind w:right="849"/>
        <w:jc w:val="both"/>
        <w:rPr>
          <w:rFonts w:ascii="Times New Roman" w:hAnsi="Times New Roman" w:cs="Times New Roman"/>
          <w:sz w:val="28"/>
          <w:szCs w:val="28"/>
        </w:rPr>
      </w:pPr>
    </w:p>
    <w:p w14:paraId="2CAC02A3" w14:textId="5DEDF810" w:rsidR="00142CAD" w:rsidRDefault="00142CAD" w:rsidP="00142CAD">
      <w:pPr>
        <w:spacing w:after="158" w:line="360" w:lineRule="auto"/>
        <w:ind w:right="849"/>
        <w:jc w:val="both"/>
        <w:rPr>
          <w:rFonts w:ascii="Times New Roman" w:hAnsi="Times New Roman" w:cs="Times New Roman"/>
          <w:sz w:val="28"/>
          <w:szCs w:val="28"/>
        </w:rPr>
      </w:pPr>
    </w:p>
    <w:p w14:paraId="0D525748" w14:textId="2AEB13FD" w:rsidR="00142CAD" w:rsidRDefault="00142CAD" w:rsidP="00142CAD">
      <w:pPr>
        <w:spacing w:after="158" w:line="360" w:lineRule="auto"/>
        <w:ind w:right="849"/>
        <w:jc w:val="both"/>
        <w:rPr>
          <w:rFonts w:ascii="Times New Roman" w:hAnsi="Times New Roman" w:cs="Times New Roman"/>
          <w:sz w:val="28"/>
          <w:szCs w:val="28"/>
        </w:rPr>
      </w:pPr>
    </w:p>
    <w:p w14:paraId="176A988B" w14:textId="6F6AD8D8" w:rsidR="00142CAD" w:rsidRDefault="00142CAD" w:rsidP="00142CAD">
      <w:pPr>
        <w:spacing w:after="158" w:line="360" w:lineRule="auto"/>
        <w:ind w:right="849"/>
        <w:jc w:val="both"/>
        <w:rPr>
          <w:rFonts w:ascii="Times New Roman" w:hAnsi="Times New Roman" w:cs="Times New Roman"/>
          <w:sz w:val="28"/>
          <w:szCs w:val="28"/>
        </w:rPr>
      </w:pPr>
    </w:p>
    <w:p w14:paraId="710DDA31" w14:textId="3B78703A" w:rsidR="00142CAD" w:rsidRDefault="00142CAD" w:rsidP="00142CAD">
      <w:pPr>
        <w:spacing w:after="158" w:line="360" w:lineRule="auto"/>
        <w:ind w:right="849"/>
        <w:jc w:val="both"/>
        <w:rPr>
          <w:rFonts w:ascii="Times New Roman" w:hAnsi="Times New Roman" w:cs="Times New Roman"/>
          <w:sz w:val="28"/>
          <w:szCs w:val="28"/>
        </w:rPr>
      </w:pPr>
    </w:p>
    <w:p w14:paraId="1676469A" w14:textId="527F3A24" w:rsidR="00142CAD" w:rsidRDefault="00142CAD" w:rsidP="00142CAD">
      <w:pPr>
        <w:spacing w:after="158" w:line="360" w:lineRule="auto"/>
        <w:ind w:right="849"/>
        <w:jc w:val="both"/>
        <w:rPr>
          <w:rFonts w:ascii="Times New Roman" w:hAnsi="Times New Roman" w:cs="Times New Roman"/>
          <w:sz w:val="28"/>
          <w:szCs w:val="28"/>
        </w:rPr>
      </w:pPr>
    </w:p>
    <w:p w14:paraId="75E659C1" w14:textId="210E49C9" w:rsidR="00142CAD" w:rsidRDefault="00142CAD" w:rsidP="00142CAD">
      <w:pPr>
        <w:spacing w:after="158" w:line="360" w:lineRule="auto"/>
        <w:ind w:right="849"/>
        <w:jc w:val="both"/>
        <w:rPr>
          <w:rFonts w:ascii="Times New Roman" w:hAnsi="Times New Roman" w:cs="Times New Roman"/>
          <w:sz w:val="28"/>
          <w:szCs w:val="28"/>
        </w:rPr>
      </w:pPr>
    </w:p>
    <w:p w14:paraId="3C31637C" w14:textId="77777777" w:rsidR="00142CAD" w:rsidRPr="00AA016B" w:rsidRDefault="00142CAD" w:rsidP="00142CAD">
      <w:pPr>
        <w:spacing w:after="158" w:line="360" w:lineRule="auto"/>
        <w:ind w:right="849"/>
        <w:jc w:val="both"/>
        <w:rPr>
          <w:rFonts w:ascii="Times New Roman" w:hAnsi="Times New Roman" w:cs="Times New Roman"/>
          <w:sz w:val="28"/>
          <w:szCs w:val="28"/>
        </w:rPr>
      </w:pPr>
    </w:p>
    <w:p w14:paraId="358F1EEB" w14:textId="77777777" w:rsidR="00661173" w:rsidRPr="00072AB7" w:rsidRDefault="00661173" w:rsidP="00142CAD">
      <w:pPr>
        <w:spacing w:line="360" w:lineRule="auto"/>
        <w:ind w:left="1418" w:right="849"/>
        <w:jc w:val="both"/>
        <w:rPr>
          <w:rFonts w:ascii="Times New Roman" w:hAnsi="Times New Roman" w:cs="Times New Roman"/>
          <w:b/>
          <w:sz w:val="32"/>
          <w:szCs w:val="32"/>
          <w:u w:val="single"/>
        </w:rPr>
      </w:pPr>
      <w:r w:rsidRPr="00072AB7">
        <w:rPr>
          <w:rFonts w:ascii="Times New Roman" w:hAnsi="Times New Roman" w:cs="Times New Roman"/>
          <w:b/>
          <w:sz w:val="32"/>
          <w:szCs w:val="32"/>
          <w:u w:val="single"/>
        </w:rPr>
        <w:lastRenderedPageBreak/>
        <w:t>4. SYSTEM ANALYSES</w:t>
      </w:r>
    </w:p>
    <w:p w14:paraId="4EA1F6D6" w14:textId="77777777" w:rsidR="00661173"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System analysis is the process of gathering and interpreting facts, diagnosing problems and using the facts to improve the system. Analysis is a detailed study of various operations performed by a system and their relationship within and outside of the system. This involves gathering and using structured tools for analysis.</w:t>
      </w:r>
    </w:p>
    <w:p w14:paraId="2C297A67" w14:textId="0F9C57F6" w:rsidR="00072AB7"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System analysis is the way of studying a system with an eye on solving its problems using computers. To analy</w:t>
      </w:r>
      <w:r w:rsidR="00072AB7">
        <w:rPr>
          <w:rFonts w:ascii="Times New Roman" w:hAnsi="Times New Roman" w:cs="Times New Roman"/>
          <w:sz w:val="28"/>
          <w:szCs w:val="28"/>
        </w:rPr>
        <w:t>s</w:t>
      </w:r>
      <w:r w:rsidRPr="00AA016B">
        <w:rPr>
          <w:rFonts w:ascii="Times New Roman" w:hAnsi="Times New Roman" w:cs="Times New Roman"/>
          <w:sz w:val="28"/>
          <w:szCs w:val="28"/>
        </w:rPr>
        <w:t>e a system one has to study the working of the system in detail. The system analyst has to understand the functioning and concept of the system in detail, before the appropriate computer based system that will meet all the requirements of the existing system. The various techniques used in the study of the present system are:</w:t>
      </w:r>
    </w:p>
    <w:p w14:paraId="791821AC" w14:textId="474C5F8A" w:rsidR="00072AB7" w:rsidRPr="008A56A5" w:rsidRDefault="00661173" w:rsidP="00142CAD">
      <w:pPr>
        <w:pStyle w:val="ListParagraph"/>
        <w:numPr>
          <w:ilvl w:val="0"/>
          <w:numId w:val="38"/>
        </w:numPr>
        <w:spacing w:line="360" w:lineRule="auto"/>
        <w:ind w:left="1843" w:right="849" w:hanging="425"/>
        <w:jc w:val="both"/>
        <w:rPr>
          <w:rFonts w:ascii="Times New Roman" w:hAnsi="Times New Roman" w:cs="Times New Roman"/>
          <w:sz w:val="28"/>
          <w:szCs w:val="28"/>
        </w:rPr>
      </w:pPr>
      <w:r w:rsidRPr="00072AB7">
        <w:rPr>
          <w:rFonts w:ascii="Times New Roman" w:hAnsi="Times New Roman" w:cs="Times New Roman"/>
          <w:sz w:val="28"/>
          <w:szCs w:val="28"/>
        </w:rPr>
        <w:t>Observation</w:t>
      </w:r>
      <w:r w:rsidR="00B5289B">
        <w:rPr>
          <w:rFonts w:ascii="Times New Roman" w:hAnsi="Times New Roman" w:cs="Times New Roman"/>
          <w:sz w:val="28"/>
          <w:szCs w:val="28"/>
        </w:rPr>
        <w:t>: We had observed several times that so many students are facing difficulties to approach a particular place, to track a particular event etc. So as the initial step of our project we figured various fields were we should implement our project.</w:t>
      </w:r>
    </w:p>
    <w:p w14:paraId="5F9AD576" w14:textId="69375145" w:rsidR="00F935CA" w:rsidRDefault="00661173" w:rsidP="00142CAD">
      <w:pPr>
        <w:pStyle w:val="ListParagraph"/>
        <w:numPr>
          <w:ilvl w:val="0"/>
          <w:numId w:val="37"/>
        </w:numPr>
        <w:spacing w:line="360" w:lineRule="auto"/>
        <w:ind w:left="1843" w:right="849" w:hanging="425"/>
        <w:jc w:val="both"/>
        <w:rPr>
          <w:rFonts w:ascii="Times New Roman" w:hAnsi="Times New Roman" w:cs="Times New Roman"/>
          <w:sz w:val="28"/>
          <w:szCs w:val="28"/>
        </w:rPr>
      </w:pPr>
      <w:r w:rsidRPr="00072AB7">
        <w:rPr>
          <w:rFonts w:ascii="Times New Roman" w:hAnsi="Times New Roman" w:cs="Times New Roman"/>
          <w:sz w:val="28"/>
          <w:szCs w:val="28"/>
        </w:rPr>
        <w:t>Discussion</w:t>
      </w:r>
      <w:r w:rsidR="00B5289B">
        <w:rPr>
          <w:rFonts w:ascii="Times New Roman" w:hAnsi="Times New Roman" w:cs="Times New Roman"/>
          <w:sz w:val="28"/>
          <w:szCs w:val="28"/>
        </w:rPr>
        <w:t>: As part of our project we conducted a direct discussion with students and teachers about their needs and essential</w:t>
      </w:r>
      <w:r w:rsidR="00F935CA">
        <w:rPr>
          <w:rFonts w:ascii="Times New Roman" w:hAnsi="Times New Roman" w:cs="Times New Roman"/>
          <w:sz w:val="28"/>
          <w:szCs w:val="28"/>
        </w:rPr>
        <w:t xml:space="preserve"> requirements to be implemented in our organization. That was the phase in which we realized the actual need of our android application in each institutions.</w:t>
      </w:r>
    </w:p>
    <w:p w14:paraId="04D9933C" w14:textId="4DC2601E" w:rsidR="00F935CA" w:rsidRDefault="00F935CA" w:rsidP="00142CAD">
      <w:pPr>
        <w:pStyle w:val="ListParagraph"/>
        <w:numPr>
          <w:ilvl w:val="0"/>
          <w:numId w:val="37"/>
        </w:numPr>
        <w:spacing w:line="360" w:lineRule="auto"/>
        <w:ind w:left="1843" w:right="849" w:hanging="425"/>
        <w:jc w:val="both"/>
        <w:rPr>
          <w:rFonts w:ascii="Times New Roman" w:hAnsi="Times New Roman" w:cs="Times New Roman"/>
          <w:sz w:val="28"/>
          <w:szCs w:val="28"/>
        </w:rPr>
      </w:pPr>
      <w:r>
        <w:rPr>
          <w:rFonts w:ascii="Times New Roman" w:hAnsi="Times New Roman" w:cs="Times New Roman"/>
          <w:sz w:val="28"/>
          <w:szCs w:val="28"/>
        </w:rPr>
        <w:t xml:space="preserve">Information collection: We visited various department tutors students, NSS coordinators, HOD’s of various departments and collected information about activities and programs which they had conducted and planning to conduct in the institution. </w:t>
      </w:r>
    </w:p>
    <w:p w14:paraId="34EE3119" w14:textId="77777777" w:rsidR="00142CAD" w:rsidRPr="00F935CA" w:rsidRDefault="00142CAD" w:rsidP="00142CAD">
      <w:pPr>
        <w:pStyle w:val="ListParagraph"/>
        <w:spacing w:line="360" w:lineRule="auto"/>
        <w:ind w:left="1843" w:right="849"/>
        <w:jc w:val="both"/>
        <w:rPr>
          <w:rFonts w:ascii="Times New Roman" w:hAnsi="Times New Roman" w:cs="Times New Roman"/>
          <w:sz w:val="28"/>
          <w:szCs w:val="28"/>
        </w:rPr>
      </w:pPr>
    </w:p>
    <w:p w14:paraId="6D910B55" w14:textId="25AFAD5F" w:rsidR="00661173" w:rsidRPr="00AA016B" w:rsidRDefault="00661173" w:rsidP="00142CAD">
      <w:pPr>
        <w:spacing w:before="240" w:line="360" w:lineRule="auto"/>
        <w:ind w:left="1418" w:right="849"/>
        <w:jc w:val="both"/>
        <w:rPr>
          <w:rFonts w:ascii="Times New Roman" w:hAnsi="Times New Roman" w:cs="Times New Roman"/>
          <w:b/>
          <w:sz w:val="28"/>
          <w:szCs w:val="28"/>
        </w:rPr>
      </w:pPr>
      <w:r w:rsidRPr="00AA016B">
        <w:rPr>
          <w:rFonts w:ascii="Times New Roman" w:hAnsi="Times New Roman" w:cs="Times New Roman"/>
          <w:b/>
          <w:sz w:val="28"/>
          <w:szCs w:val="28"/>
        </w:rPr>
        <w:lastRenderedPageBreak/>
        <w:t>4.1 PRELIMINARY INVESTIGATION</w:t>
      </w:r>
    </w:p>
    <w:p w14:paraId="706CB5C9" w14:textId="77777777" w:rsidR="00661173"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Preliminary investigation basically refers to the collection of information that guides the managements of an organization to evaluate the merits and demerits of the projects request and make an informed judgment about the feasibility of the proposed system. This sort of investigation provide us with a through picture of the kind of software and hardware requirements which are host feasible for the system, plus the environment in which the entire project has to be installed and made optional.</w:t>
      </w:r>
    </w:p>
    <w:p w14:paraId="1586CE3E" w14:textId="77777777" w:rsidR="00661173" w:rsidRPr="00AA016B" w:rsidRDefault="00661173" w:rsidP="00142CAD">
      <w:pPr>
        <w:spacing w:line="360" w:lineRule="auto"/>
        <w:ind w:left="1418" w:right="849"/>
        <w:jc w:val="both"/>
        <w:rPr>
          <w:rFonts w:ascii="Times New Roman" w:hAnsi="Times New Roman" w:cs="Times New Roman"/>
          <w:b/>
          <w:sz w:val="28"/>
          <w:szCs w:val="28"/>
        </w:rPr>
      </w:pPr>
      <w:r w:rsidRPr="00AA016B">
        <w:rPr>
          <w:rFonts w:ascii="Times New Roman" w:hAnsi="Times New Roman" w:cs="Times New Roman"/>
          <w:b/>
          <w:sz w:val="28"/>
          <w:szCs w:val="28"/>
        </w:rPr>
        <w:t>4.2 FEASIBILITYSTUDY</w:t>
      </w:r>
    </w:p>
    <w:p w14:paraId="6BB70862" w14:textId="77777777" w:rsidR="008A56A5" w:rsidRDefault="00661173" w:rsidP="00142CAD">
      <w:pPr>
        <w:spacing w:after="0"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Feasibility study is a procedure that identifies, describes and evaluates </w:t>
      </w:r>
    </w:p>
    <w:p w14:paraId="7EA47648" w14:textId="7A7BBECA" w:rsidR="00B36C38"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a candidate's system and selects the best system for the job. An estimate is made of whether the identified user needs may be satisfied using current software and hardware technologies. The study will decide if the proposed system will be cost effective from business constraints.</w:t>
      </w:r>
      <w:r w:rsidR="008A56A5">
        <w:rPr>
          <w:rFonts w:ascii="Times New Roman" w:hAnsi="Times New Roman" w:cs="Times New Roman"/>
          <w:sz w:val="28"/>
          <w:szCs w:val="28"/>
        </w:rPr>
        <w:t xml:space="preserve"> </w:t>
      </w:r>
      <w:r w:rsidRPr="00AA016B">
        <w:rPr>
          <w:rFonts w:ascii="Times New Roman" w:hAnsi="Times New Roman" w:cs="Times New Roman"/>
          <w:sz w:val="28"/>
          <w:szCs w:val="28"/>
        </w:rPr>
        <w:t>The key considerations involved in the feasibility analysis are economic, technical, behavio</w:t>
      </w:r>
      <w:r w:rsidR="00072AB7">
        <w:rPr>
          <w:rFonts w:ascii="Times New Roman" w:hAnsi="Times New Roman" w:cs="Times New Roman"/>
          <w:sz w:val="28"/>
          <w:szCs w:val="28"/>
        </w:rPr>
        <w:t>u</w:t>
      </w:r>
      <w:r w:rsidRPr="00AA016B">
        <w:rPr>
          <w:rFonts w:ascii="Times New Roman" w:hAnsi="Times New Roman" w:cs="Times New Roman"/>
          <w:sz w:val="28"/>
          <w:szCs w:val="28"/>
        </w:rPr>
        <w:t>ral and operational.</w:t>
      </w:r>
    </w:p>
    <w:p w14:paraId="55CB48BD" w14:textId="77777777" w:rsidR="00661173" w:rsidRPr="00AA016B" w:rsidRDefault="00661173" w:rsidP="00142CAD">
      <w:pPr>
        <w:pStyle w:val="ListParagraph"/>
        <w:numPr>
          <w:ilvl w:val="0"/>
          <w:numId w:val="17"/>
        </w:numPr>
        <w:spacing w:before="240" w:after="0" w:line="360" w:lineRule="auto"/>
        <w:ind w:left="1843" w:right="849" w:hanging="425"/>
        <w:jc w:val="both"/>
        <w:rPr>
          <w:rFonts w:ascii="Times New Roman" w:hAnsi="Times New Roman" w:cs="Times New Roman"/>
          <w:b/>
          <w:sz w:val="28"/>
          <w:szCs w:val="28"/>
        </w:rPr>
      </w:pPr>
      <w:r w:rsidRPr="00AA016B">
        <w:rPr>
          <w:rFonts w:ascii="Times New Roman" w:hAnsi="Times New Roman" w:cs="Times New Roman"/>
          <w:b/>
          <w:sz w:val="28"/>
          <w:szCs w:val="28"/>
        </w:rPr>
        <w:t>Economic Feasibility</w:t>
      </w:r>
    </w:p>
    <w:p w14:paraId="72B25E16" w14:textId="77777777" w:rsidR="00661173"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The economic analysis is to determine the benefits and saving that are expected from a candidate system and compare them with costs. The system is economically feasible, has the organization possesses the hardware and software resources required for the functioning of the system. Any additional resources, if required, can also be easily acquired.</w:t>
      </w:r>
    </w:p>
    <w:p w14:paraId="3FD0739E" w14:textId="77777777" w:rsidR="00661173" w:rsidRPr="00AA016B" w:rsidRDefault="00661173" w:rsidP="00142CAD">
      <w:pPr>
        <w:pStyle w:val="ListParagraph"/>
        <w:numPr>
          <w:ilvl w:val="0"/>
          <w:numId w:val="17"/>
        </w:numPr>
        <w:spacing w:after="199" w:line="240" w:lineRule="auto"/>
        <w:ind w:left="1843" w:right="849" w:hanging="425"/>
        <w:jc w:val="both"/>
        <w:rPr>
          <w:rFonts w:ascii="Times New Roman" w:hAnsi="Times New Roman" w:cs="Times New Roman"/>
          <w:b/>
          <w:sz w:val="28"/>
          <w:szCs w:val="28"/>
        </w:rPr>
      </w:pPr>
      <w:r w:rsidRPr="00AA016B">
        <w:rPr>
          <w:rFonts w:ascii="Times New Roman" w:hAnsi="Times New Roman" w:cs="Times New Roman"/>
          <w:b/>
          <w:sz w:val="28"/>
          <w:szCs w:val="28"/>
        </w:rPr>
        <w:t>Technical Feasibility</w:t>
      </w:r>
    </w:p>
    <w:p w14:paraId="315ABBCC" w14:textId="16F7874B" w:rsidR="00661173"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It centers on the existing computer system and to what extent it can support</w:t>
      </w:r>
      <w:r w:rsidR="00072AB7">
        <w:rPr>
          <w:rFonts w:ascii="Times New Roman" w:hAnsi="Times New Roman" w:cs="Times New Roman"/>
          <w:sz w:val="28"/>
          <w:szCs w:val="28"/>
        </w:rPr>
        <w:t xml:space="preserve"> </w:t>
      </w:r>
      <w:r w:rsidRPr="00AA016B">
        <w:rPr>
          <w:rFonts w:ascii="Times New Roman" w:hAnsi="Times New Roman" w:cs="Times New Roman"/>
          <w:sz w:val="28"/>
          <w:szCs w:val="28"/>
        </w:rPr>
        <w:t>the proposed addition. Since the minimum requirement of the system like IIS the server and browser on the client, are met by any average user.</w:t>
      </w:r>
    </w:p>
    <w:p w14:paraId="00E34E37" w14:textId="77777777" w:rsidR="00661173" w:rsidRPr="00AA016B" w:rsidRDefault="00661173" w:rsidP="00142CAD">
      <w:pPr>
        <w:pStyle w:val="ListParagraph"/>
        <w:numPr>
          <w:ilvl w:val="0"/>
          <w:numId w:val="17"/>
        </w:numPr>
        <w:spacing w:before="240" w:after="0"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
          <w:bCs/>
          <w:sz w:val="28"/>
          <w:szCs w:val="28"/>
        </w:rPr>
        <w:lastRenderedPageBreak/>
        <w:t>Operational Feasibility</w:t>
      </w:r>
    </w:p>
    <w:p w14:paraId="0AB17BFD" w14:textId="29C4CF9A" w:rsidR="008A56A5"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System operation is the longest phase in the development life cycle of a system. So, operational feasibility should be given much importance.</w:t>
      </w:r>
      <w:r w:rsidR="00072AB7">
        <w:rPr>
          <w:rFonts w:ascii="Times New Roman" w:hAnsi="Times New Roman" w:cs="Times New Roman"/>
          <w:sz w:val="28"/>
          <w:szCs w:val="28"/>
        </w:rPr>
        <w:t xml:space="preserve"> </w:t>
      </w:r>
      <w:r w:rsidRPr="00AA016B">
        <w:rPr>
          <w:rFonts w:ascii="Times New Roman" w:hAnsi="Times New Roman" w:cs="Times New Roman"/>
          <w:sz w:val="28"/>
          <w:szCs w:val="28"/>
        </w:rPr>
        <w:t>The users of the system don't need to go through training on the system. All they are expected to know to operate the system is the basic net surfing knowledge. It has a user-friendly interface.</w:t>
      </w:r>
    </w:p>
    <w:p w14:paraId="2347A361" w14:textId="77777777" w:rsidR="00661173"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b/>
          <w:sz w:val="28"/>
          <w:szCs w:val="28"/>
        </w:rPr>
        <w:t>4.3 PROPOSED SYSTEM</w:t>
      </w:r>
    </w:p>
    <w:p w14:paraId="0E538B78" w14:textId="08FDBAF4" w:rsidR="00661173"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The proposed system is an android application with Android at the front end and PHP-MySQL at the back end. </w:t>
      </w:r>
      <w:r w:rsidR="003072C9">
        <w:rPr>
          <w:rFonts w:ascii="Times New Roman" w:hAnsi="Times New Roman" w:cs="Times New Roman"/>
          <w:sz w:val="28"/>
          <w:szCs w:val="28"/>
        </w:rPr>
        <w:t xml:space="preserve">Students cell project </w:t>
      </w:r>
      <w:r w:rsidRPr="00AA016B">
        <w:rPr>
          <w:rFonts w:ascii="Times New Roman" w:hAnsi="Times New Roman" w:cs="Times New Roman"/>
          <w:sz w:val="28"/>
          <w:szCs w:val="28"/>
        </w:rPr>
        <w:t>is a professional service that uses specialized, project management techniques to oversee the project's time, cost and quality,</w:t>
      </w:r>
      <w:r w:rsidR="00F935CA">
        <w:rPr>
          <w:rFonts w:ascii="Times New Roman" w:hAnsi="Times New Roman" w:cs="Times New Roman"/>
          <w:sz w:val="28"/>
          <w:szCs w:val="28"/>
        </w:rPr>
        <w:t xml:space="preserve"> </w:t>
      </w:r>
      <w:r w:rsidRPr="00AA016B">
        <w:rPr>
          <w:rFonts w:ascii="Times New Roman" w:hAnsi="Times New Roman" w:cs="Times New Roman"/>
          <w:sz w:val="28"/>
          <w:szCs w:val="28"/>
        </w:rPr>
        <w:t xml:space="preserve">security is an important aspect in the project and is maintained using a username and password which is unique for each user. The </w:t>
      </w:r>
      <w:r w:rsidR="003072C9">
        <w:rPr>
          <w:rFonts w:ascii="Times New Roman" w:hAnsi="Times New Roman" w:cs="Times New Roman"/>
          <w:sz w:val="28"/>
          <w:szCs w:val="28"/>
        </w:rPr>
        <w:t xml:space="preserve">student </w:t>
      </w:r>
      <w:r w:rsidRPr="00AA016B">
        <w:rPr>
          <w:rFonts w:ascii="Times New Roman" w:hAnsi="Times New Roman" w:cs="Times New Roman"/>
          <w:sz w:val="28"/>
          <w:szCs w:val="28"/>
        </w:rPr>
        <w:t>details and other details that a specific user gives to the application is stored in the database. It allows the data to be stored in a secure and safe way. Data loss can be avoided to a certain extent. During this project, a system for payment is introduced.</w:t>
      </w:r>
    </w:p>
    <w:p w14:paraId="70F70EF7" w14:textId="77777777" w:rsidR="00072AB7" w:rsidRPr="00314DB3" w:rsidRDefault="00072AB7" w:rsidP="00142CAD">
      <w:pPr>
        <w:pStyle w:val="ListParagraph"/>
        <w:spacing w:line="360" w:lineRule="auto"/>
        <w:ind w:left="1418" w:right="849"/>
        <w:jc w:val="both"/>
        <w:rPr>
          <w:rFonts w:ascii="Times New Roman" w:hAnsi="Times New Roman" w:cs="Times New Roman"/>
          <w:sz w:val="28"/>
          <w:szCs w:val="28"/>
        </w:rPr>
      </w:pPr>
      <w:r w:rsidRPr="00314DB3">
        <w:rPr>
          <w:rFonts w:ascii="Times New Roman" w:hAnsi="Times New Roman" w:cs="Times New Roman"/>
          <w:sz w:val="28"/>
          <w:szCs w:val="28"/>
        </w:rPr>
        <w:t>In this modern age, student’s management has become very essential component in education. With the help of College Student’s and Admin android application we can gather all the useful information and help needed to a student. Our System manages the three most important module such as user/student, admin.</w:t>
      </w:r>
    </w:p>
    <w:p w14:paraId="39C9E02D" w14:textId="77777777" w:rsidR="003072C9" w:rsidRDefault="00072AB7" w:rsidP="00142CAD">
      <w:pPr>
        <w:spacing w:line="360" w:lineRule="auto"/>
        <w:ind w:left="1418" w:right="849"/>
        <w:jc w:val="both"/>
        <w:rPr>
          <w:rFonts w:ascii="Times New Roman" w:hAnsi="Times New Roman" w:cs="Times New Roman"/>
          <w:sz w:val="28"/>
          <w:szCs w:val="28"/>
        </w:rPr>
      </w:pPr>
      <w:r w:rsidRPr="00314DB3">
        <w:rPr>
          <w:rFonts w:ascii="Times New Roman" w:hAnsi="Times New Roman" w:cs="Times New Roman"/>
          <w:sz w:val="28"/>
          <w:szCs w:val="28"/>
        </w:rPr>
        <w:t>We Create login for the user based on their access rights.</w:t>
      </w:r>
      <w:r w:rsidRPr="00314DB3">
        <w:rPr>
          <w:rFonts w:ascii="Times New Roman" w:hAnsi="Times New Roman" w:cs="Times New Roman"/>
          <w:sz w:val="28"/>
          <w:szCs w:val="28"/>
          <w:lang w:val="en-GB"/>
        </w:rPr>
        <w:t xml:space="preserve"> </w:t>
      </w:r>
      <w:r w:rsidR="003072C9">
        <w:rPr>
          <w:rFonts w:ascii="Times New Roman" w:hAnsi="Times New Roman" w:cs="Times New Roman"/>
          <w:sz w:val="28"/>
          <w:szCs w:val="28"/>
          <w:lang w:val="en-GB"/>
        </w:rPr>
        <w:t>U</w:t>
      </w:r>
      <w:r w:rsidRPr="00314DB3">
        <w:rPr>
          <w:rFonts w:ascii="Times New Roman" w:hAnsi="Times New Roman" w:cs="Times New Roman"/>
          <w:sz w:val="28"/>
          <w:szCs w:val="28"/>
          <w:lang w:val="en-GB"/>
        </w:rPr>
        <w:t>sers and admin can login by marking a secure username and password by themselves Then they can get into the application and ask for the needful  help or provide with the needful  information.</w:t>
      </w:r>
      <w:r w:rsidRPr="00314DB3">
        <w:rPr>
          <w:rFonts w:ascii="Times New Roman" w:hAnsi="Times New Roman" w:cs="Times New Roman"/>
          <w:sz w:val="28"/>
          <w:szCs w:val="28"/>
        </w:rPr>
        <w:t xml:space="preserve">The system is given </w:t>
      </w:r>
      <w:r w:rsidR="003072C9">
        <w:rPr>
          <w:rFonts w:ascii="Times New Roman" w:hAnsi="Times New Roman" w:cs="Times New Roman"/>
          <w:sz w:val="28"/>
          <w:szCs w:val="28"/>
        </w:rPr>
        <w:t xml:space="preserve">a unique </w:t>
      </w:r>
      <w:r w:rsidRPr="00314DB3">
        <w:rPr>
          <w:rFonts w:ascii="Times New Roman" w:hAnsi="Times New Roman" w:cs="Times New Roman"/>
          <w:sz w:val="28"/>
          <w:szCs w:val="28"/>
        </w:rPr>
        <w:t xml:space="preserve">access to every user who are having username and password which is </w:t>
      </w:r>
      <w:r w:rsidR="003072C9">
        <w:rPr>
          <w:rFonts w:ascii="Times New Roman" w:hAnsi="Times New Roman" w:cs="Times New Roman"/>
          <w:sz w:val="28"/>
          <w:szCs w:val="28"/>
        </w:rPr>
        <w:t xml:space="preserve">necessary </w:t>
      </w:r>
      <w:r w:rsidRPr="00314DB3">
        <w:rPr>
          <w:rFonts w:ascii="Times New Roman" w:hAnsi="Times New Roman" w:cs="Times New Roman"/>
          <w:sz w:val="28"/>
          <w:szCs w:val="28"/>
        </w:rPr>
        <w:t>access to the system.</w:t>
      </w:r>
    </w:p>
    <w:p w14:paraId="71741F20" w14:textId="20641016" w:rsidR="00072AB7" w:rsidRPr="00D56AD7" w:rsidRDefault="00072AB7" w:rsidP="00142CAD">
      <w:pPr>
        <w:spacing w:after="0" w:line="360" w:lineRule="auto"/>
        <w:ind w:left="1418" w:right="849"/>
        <w:jc w:val="both"/>
        <w:rPr>
          <w:rFonts w:ascii="Times New Roman" w:hAnsi="Times New Roman" w:cs="Times New Roman"/>
          <w:sz w:val="28"/>
          <w:szCs w:val="28"/>
        </w:rPr>
      </w:pPr>
      <w:r w:rsidRPr="00314DB3">
        <w:rPr>
          <w:rFonts w:ascii="Times New Roman" w:hAnsi="Times New Roman" w:cs="Times New Roman"/>
          <w:sz w:val="28"/>
          <w:szCs w:val="28"/>
        </w:rPr>
        <w:lastRenderedPageBreak/>
        <w:t xml:space="preserve">The requirement of the user is to:  </w:t>
      </w:r>
    </w:p>
    <w:p w14:paraId="44152E50" w14:textId="4393C898" w:rsidR="00CD622A" w:rsidRPr="00CD622A" w:rsidRDefault="00072AB7" w:rsidP="00142CAD">
      <w:pPr>
        <w:pStyle w:val="ListParagraph"/>
        <w:numPr>
          <w:ilvl w:val="0"/>
          <w:numId w:val="41"/>
        </w:numPr>
        <w:spacing w:line="360" w:lineRule="auto"/>
        <w:ind w:left="1843" w:right="849" w:hanging="425"/>
        <w:jc w:val="both"/>
        <w:rPr>
          <w:rFonts w:ascii="Times New Roman" w:hAnsi="Times New Roman" w:cs="Times New Roman"/>
          <w:sz w:val="28"/>
          <w:szCs w:val="28"/>
        </w:rPr>
      </w:pPr>
      <w:r w:rsidRPr="00314DB3">
        <w:rPr>
          <w:rFonts w:ascii="Times New Roman" w:hAnsi="Times New Roman" w:cs="Times New Roman"/>
          <w:sz w:val="28"/>
          <w:szCs w:val="28"/>
        </w:rPr>
        <w:t>Students Cell: Student Registration and Login</w:t>
      </w:r>
      <w:r w:rsidR="003072C9">
        <w:rPr>
          <w:rFonts w:ascii="Times New Roman" w:hAnsi="Times New Roman" w:cs="Times New Roman"/>
          <w:sz w:val="28"/>
          <w:szCs w:val="28"/>
        </w:rPr>
        <w:t>-</w:t>
      </w:r>
      <w:r w:rsidR="00CD622A">
        <w:rPr>
          <w:rFonts w:ascii="Times New Roman" w:hAnsi="Times New Roman" w:cs="Times New Roman"/>
          <w:sz w:val="28"/>
          <w:szCs w:val="28"/>
        </w:rPr>
        <w:t xml:space="preserve"> </w:t>
      </w:r>
      <w:r w:rsidRPr="00314DB3">
        <w:rPr>
          <w:rFonts w:ascii="Times New Roman" w:hAnsi="Times New Roman" w:cs="Times New Roman"/>
          <w:sz w:val="28"/>
          <w:szCs w:val="28"/>
        </w:rPr>
        <w:t>Here to access the system, students need to first register themselves into the system. Registered students can access the system by logging into it with a login page where the registered user/student can enter username and password to access.</w:t>
      </w:r>
      <w:r w:rsidR="00CD622A">
        <w:rPr>
          <w:rFonts w:ascii="Times New Roman" w:hAnsi="Times New Roman" w:cs="Times New Roman"/>
          <w:sz w:val="28"/>
          <w:szCs w:val="28"/>
        </w:rPr>
        <w:t xml:space="preserve"> Every users are treated equally with the system.</w:t>
      </w:r>
    </w:p>
    <w:p w14:paraId="5112C0CA" w14:textId="66847726" w:rsidR="00072AB7" w:rsidRPr="00314DB3" w:rsidRDefault="00314DB3" w:rsidP="00142CAD">
      <w:pPr>
        <w:tabs>
          <w:tab w:val="left" w:pos="1701"/>
        </w:tabs>
        <w:spacing w:line="360" w:lineRule="auto"/>
        <w:ind w:left="1843" w:right="849" w:hanging="425"/>
        <w:jc w:val="both"/>
        <w:rPr>
          <w:rFonts w:ascii="Times New Roman" w:hAnsi="Times New Roman" w:cs="Times New Roman"/>
          <w:sz w:val="28"/>
          <w:szCs w:val="28"/>
          <w:lang w:val="en-GB"/>
        </w:rPr>
      </w:pPr>
      <w:r>
        <w:rPr>
          <w:rFonts w:ascii="Times New Roman" w:hAnsi="Times New Roman" w:cs="Times New Roman"/>
          <w:sz w:val="28"/>
          <w:szCs w:val="28"/>
          <w:lang w:val="en-GB"/>
        </w:rPr>
        <w:t xml:space="preserve"> </w:t>
      </w:r>
      <w:r w:rsidR="00072AB7" w:rsidRPr="00314DB3">
        <w:rPr>
          <w:rFonts w:ascii="Times New Roman" w:hAnsi="Times New Roman" w:cs="Times New Roman"/>
          <w:sz w:val="28"/>
          <w:szCs w:val="28"/>
          <w:lang w:val="en-GB"/>
        </w:rPr>
        <w:t>The requirement of the admin is to:</w:t>
      </w:r>
    </w:p>
    <w:p w14:paraId="577AE391" w14:textId="4AAC123F" w:rsidR="00072AB7" w:rsidRPr="00314DB3" w:rsidRDefault="00072AB7" w:rsidP="00142CAD">
      <w:pPr>
        <w:pStyle w:val="ListParagraph"/>
        <w:numPr>
          <w:ilvl w:val="0"/>
          <w:numId w:val="42"/>
        </w:numPr>
        <w:spacing w:line="360" w:lineRule="auto"/>
        <w:ind w:left="1843" w:right="849" w:hanging="425"/>
        <w:jc w:val="both"/>
        <w:rPr>
          <w:rFonts w:ascii="Times New Roman" w:hAnsi="Times New Roman" w:cs="Times New Roman"/>
          <w:sz w:val="28"/>
          <w:szCs w:val="28"/>
        </w:rPr>
      </w:pPr>
      <w:r w:rsidRPr="00314DB3">
        <w:rPr>
          <w:rFonts w:ascii="Times New Roman" w:hAnsi="Times New Roman" w:cs="Times New Roman"/>
          <w:sz w:val="28"/>
          <w:szCs w:val="28"/>
          <w:lang w:val="en-GB"/>
        </w:rPr>
        <w:t>Admin Login:</w:t>
      </w:r>
      <w:r w:rsidRPr="00314DB3">
        <w:rPr>
          <w:rFonts w:ascii="Times New Roman" w:hAnsi="Times New Roman" w:cs="Times New Roman"/>
          <w:sz w:val="28"/>
          <w:szCs w:val="28"/>
        </w:rPr>
        <w:t xml:space="preserve"> </w:t>
      </w:r>
      <w:r w:rsidR="00CD622A">
        <w:rPr>
          <w:rFonts w:ascii="Times New Roman" w:hAnsi="Times New Roman" w:cs="Times New Roman"/>
          <w:sz w:val="28"/>
          <w:szCs w:val="28"/>
        </w:rPr>
        <w:t xml:space="preserve">The admin can login to the system with a specific username and password </w:t>
      </w:r>
      <w:r w:rsidRPr="00314DB3">
        <w:rPr>
          <w:rFonts w:ascii="Times New Roman" w:hAnsi="Times New Roman" w:cs="Times New Roman"/>
          <w:sz w:val="28"/>
          <w:szCs w:val="28"/>
        </w:rPr>
        <w:t>. An admin can approve any registration as well as remove them.</w:t>
      </w:r>
      <w:r w:rsidR="00CD622A">
        <w:rPr>
          <w:rFonts w:ascii="Times New Roman" w:hAnsi="Times New Roman" w:cs="Times New Roman"/>
          <w:sz w:val="28"/>
          <w:szCs w:val="28"/>
        </w:rPr>
        <w:t xml:space="preserve"> Not only registration, admin has the power to approve or delete each and every fields.</w:t>
      </w:r>
    </w:p>
    <w:p w14:paraId="56D12619" w14:textId="77777777" w:rsidR="00314DB3" w:rsidRDefault="00072AB7" w:rsidP="00142CAD">
      <w:pPr>
        <w:spacing w:line="360" w:lineRule="auto"/>
        <w:ind w:left="1418" w:right="849"/>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The main Ideas we would like to introduce and implement in our institution through the cell are:</w:t>
      </w:r>
    </w:p>
    <w:p w14:paraId="20792358" w14:textId="22B6B882" w:rsidR="00072AB7" w:rsidRPr="00314DB3" w:rsidRDefault="00072AB7" w:rsidP="00142CAD">
      <w:pPr>
        <w:spacing w:line="360" w:lineRule="auto"/>
        <w:ind w:left="1418" w:right="849"/>
        <w:jc w:val="both"/>
        <w:rPr>
          <w:rFonts w:ascii="Times New Roman" w:hAnsi="Times New Roman" w:cs="Times New Roman"/>
          <w:sz w:val="28"/>
          <w:szCs w:val="28"/>
          <w:lang w:val="en-GB"/>
        </w:rPr>
      </w:pPr>
      <w:r w:rsidRPr="00314DB3">
        <w:rPr>
          <w:rFonts w:ascii="Times New Roman" w:hAnsi="Times New Roman" w:cs="Times New Roman"/>
          <w:sz w:val="28"/>
          <w:szCs w:val="28"/>
        </w:rPr>
        <w:t xml:space="preserve"> </w:t>
      </w:r>
      <w:r w:rsidRPr="00314DB3">
        <w:rPr>
          <w:rFonts w:ascii="Times New Roman" w:hAnsi="Times New Roman" w:cs="Times New Roman"/>
          <w:b/>
          <w:sz w:val="28"/>
          <w:szCs w:val="28"/>
          <w:u w:val="single"/>
        </w:rPr>
        <w:t>User Modules of the System</w:t>
      </w:r>
    </w:p>
    <w:p w14:paraId="624DAF7F" w14:textId="77777777" w:rsidR="00072AB7" w:rsidRPr="00314DB3" w:rsidRDefault="00072AB7"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Fund Raising Module : - Members of the institution may be facing any serious financial issues as well as collecting fund for the college programs by students/NSS, at times of emergency we can seek help from other members by informing them about the seriousness of the situation.</w:t>
      </w:r>
    </w:p>
    <w:p w14:paraId="28182B58" w14:textId="28A76BFD" w:rsidR="008A56A5" w:rsidRPr="00367281" w:rsidRDefault="00072AB7"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Requirements Module : - Here, we can ask for the essential maintenance works and new requirements which are essential for the members of the institution</w:t>
      </w:r>
    </w:p>
    <w:p w14:paraId="502135A8" w14:textId="77777777" w:rsidR="00072AB7" w:rsidRPr="00314DB3" w:rsidRDefault="00072AB7"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Notifications Module : - Here, we will be providing all the notification related to educational , arts , sports , NSS programs which are being conducted in the campus or related to student's in the campus . Example : university examination time table , results , blood donation camps etc.</w:t>
      </w:r>
    </w:p>
    <w:p w14:paraId="251458CE" w14:textId="77777777" w:rsidR="00072AB7" w:rsidRPr="00314DB3" w:rsidRDefault="00072AB7"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lastRenderedPageBreak/>
        <w:t>Academic Calendar Module : -Each event will be marked in the academic calendar . By clicking the specific date and we can know about the event that is upcoming or which has been already finished. By clicking the finished events we can get images/videos related to that events and information about event.</w:t>
      </w:r>
    </w:p>
    <w:p w14:paraId="189FAA75" w14:textId="77777777" w:rsidR="00072AB7" w:rsidRPr="00314DB3" w:rsidRDefault="00072AB7"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Chat Box Module : - User can chat with admin through private chat. Privacy is ensured while chatting. Students can get information and needful help from the admin.</w:t>
      </w:r>
    </w:p>
    <w:p w14:paraId="593CB557" w14:textId="046D6F93" w:rsidR="00314DB3" w:rsidRDefault="00072AB7" w:rsidP="00142CAD">
      <w:pPr>
        <w:pStyle w:val="ListParagraph"/>
        <w:numPr>
          <w:ilvl w:val="0"/>
          <w:numId w:val="40"/>
        </w:numPr>
        <w:spacing w:after="0"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Idea corner : -Many student’s will be having their own perspective view towards each situations. So all of them will be having different ideas towards each Issue or new innovative ideas which can be implemented in the institution. So we are providing them a platform to express their idea’s which can be implemented to gain more entertainment/information</w:t>
      </w:r>
      <w:r w:rsidR="00314DB3">
        <w:rPr>
          <w:rFonts w:ascii="Times New Roman" w:hAnsi="Times New Roman" w:cs="Times New Roman"/>
          <w:sz w:val="28"/>
          <w:szCs w:val="28"/>
          <w:lang w:val="en-GB"/>
        </w:rPr>
        <w:t>.</w:t>
      </w:r>
    </w:p>
    <w:p w14:paraId="755E1A77" w14:textId="77777777" w:rsidR="00E358A2" w:rsidRPr="00E358A2" w:rsidRDefault="00E358A2" w:rsidP="00142CAD">
      <w:pPr>
        <w:pStyle w:val="ListParagraph"/>
        <w:spacing w:after="0" w:line="360" w:lineRule="auto"/>
        <w:ind w:left="1843" w:right="849"/>
        <w:jc w:val="both"/>
        <w:rPr>
          <w:rFonts w:ascii="Times New Roman" w:hAnsi="Times New Roman" w:cs="Times New Roman"/>
          <w:sz w:val="28"/>
          <w:szCs w:val="28"/>
          <w:lang w:val="en-GB"/>
        </w:rPr>
      </w:pPr>
    </w:p>
    <w:p w14:paraId="361A3C28" w14:textId="0EDFB92D" w:rsidR="00661173" w:rsidRDefault="00072AB7" w:rsidP="00142CAD">
      <w:pPr>
        <w:pStyle w:val="ListParagraph"/>
        <w:spacing w:after="0" w:line="360" w:lineRule="auto"/>
        <w:ind w:left="1418" w:right="849"/>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Information in the cell can be given not only by the admin but also by the Users, under one condition that is: Admin has to approve the users information/issue only then it will be published in the cell</w:t>
      </w:r>
      <w:r w:rsidR="00E358A2">
        <w:rPr>
          <w:rFonts w:ascii="Times New Roman" w:hAnsi="Times New Roman" w:cs="Times New Roman"/>
          <w:sz w:val="28"/>
          <w:szCs w:val="28"/>
          <w:lang w:val="en-GB"/>
        </w:rPr>
        <w:t>.</w:t>
      </w:r>
    </w:p>
    <w:p w14:paraId="4756BC1F" w14:textId="77777777" w:rsidR="00314DB3" w:rsidRPr="00E358A2" w:rsidRDefault="00314DB3" w:rsidP="00142CAD">
      <w:pPr>
        <w:spacing w:after="0" w:line="360" w:lineRule="auto"/>
        <w:ind w:right="849"/>
        <w:jc w:val="both"/>
        <w:rPr>
          <w:rFonts w:ascii="Times New Roman" w:hAnsi="Times New Roman" w:cs="Times New Roman"/>
          <w:sz w:val="28"/>
          <w:szCs w:val="28"/>
          <w:lang w:val="en-GB"/>
        </w:rPr>
      </w:pPr>
    </w:p>
    <w:p w14:paraId="2782A1E6" w14:textId="77777777" w:rsidR="00661173"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Advantages:</w:t>
      </w:r>
    </w:p>
    <w:p w14:paraId="158F1813" w14:textId="2DD08CEB" w:rsidR="00661173"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Segoe UI Symbol" w:eastAsia="MS Mincho" w:hAnsi="Segoe UI Symbol" w:cs="Segoe UI Symbol"/>
          <w:sz w:val="28"/>
          <w:szCs w:val="28"/>
        </w:rPr>
        <w:t>➤</w:t>
      </w:r>
      <w:r w:rsidR="00072AB7">
        <w:rPr>
          <w:rFonts w:ascii="Segoe UI Symbol" w:eastAsia="MS Mincho" w:hAnsi="Segoe UI Symbol" w:cs="Segoe UI Symbol"/>
          <w:sz w:val="28"/>
          <w:szCs w:val="28"/>
        </w:rPr>
        <w:t xml:space="preserve"> </w:t>
      </w:r>
      <w:r w:rsidRPr="00AA016B">
        <w:rPr>
          <w:rFonts w:ascii="Times New Roman" w:hAnsi="Times New Roman" w:cs="Times New Roman"/>
          <w:sz w:val="28"/>
          <w:szCs w:val="28"/>
        </w:rPr>
        <w:t>Manual processes can be eliminated.</w:t>
      </w:r>
    </w:p>
    <w:p w14:paraId="374E4EC7" w14:textId="13469701" w:rsidR="008A56A5"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Segoe UI Symbol" w:eastAsia="MS Mincho" w:hAnsi="Segoe UI Symbol" w:cs="Segoe UI Symbol"/>
          <w:sz w:val="28"/>
          <w:szCs w:val="28"/>
        </w:rPr>
        <w:t>➤</w:t>
      </w:r>
      <w:r w:rsidR="00072AB7">
        <w:rPr>
          <w:rFonts w:ascii="Segoe UI Symbol" w:eastAsia="MS Mincho" w:hAnsi="Segoe UI Symbol" w:cs="Segoe UI Symbol"/>
          <w:sz w:val="28"/>
          <w:szCs w:val="28"/>
        </w:rPr>
        <w:t xml:space="preserve"> </w:t>
      </w:r>
      <w:r w:rsidRPr="00AA016B">
        <w:rPr>
          <w:rFonts w:ascii="Times New Roman" w:hAnsi="Times New Roman" w:cs="Times New Roman"/>
          <w:sz w:val="28"/>
          <w:szCs w:val="28"/>
        </w:rPr>
        <w:t>Less time needed to prepare records.</w:t>
      </w:r>
    </w:p>
    <w:p w14:paraId="68D0806C" w14:textId="5C6745FD" w:rsidR="00661173"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Segoe UI Symbol" w:eastAsia="MS Mincho" w:hAnsi="Segoe UI Symbol" w:cs="Segoe UI Symbol"/>
          <w:sz w:val="28"/>
          <w:szCs w:val="28"/>
        </w:rPr>
        <w:t>➤</w:t>
      </w:r>
      <w:r w:rsidR="00072AB7">
        <w:rPr>
          <w:rFonts w:ascii="Segoe UI Symbol" w:eastAsia="MS Mincho" w:hAnsi="Segoe UI Symbol" w:cs="Segoe UI Symbol"/>
          <w:sz w:val="28"/>
          <w:szCs w:val="28"/>
        </w:rPr>
        <w:t xml:space="preserve"> </w:t>
      </w:r>
      <w:r w:rsidRPr="00AA016B">
        <w:rPr>
          <w:rFonts w:ascii="Times New Roman" w:hAnsi="Times New Roman" w:cs="Times New Roman"/>
          <w:sz w:val="28"/>
          <w:szCs w:val="28"/>
        </w:rPr>
        <w:t>Admin can control the system effectively.</w:t>
      </w:r>
    </w:p>
    <w:p w14:paraId="1CF2BCA2" w14:textId="0C77D877" w:rsidR="00D56AD7"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Segoe UI Symbol" w:eastAsia="MS Mincho" w:hAnsi="Segoe UI Symbol" w:cs="Segoe UI Symbol"/>
          <w:sz w:val="28"/>
          <w:szCs w:val="28"/>
        </w:rPr>
        <w:t>➤</w:t>
      </w:r>
      <w:r w:rsidR="00072AB7">
        <w:rPr>
          <w:rFonts w:ascii="Times New Roman" w:hAnsi="Times New Roman" w:cs="Times New Roman"/>
          <w:sz w:val="28"/>
          <w:szCs w:val="28"/>
        </w:rPr>
        <w:t xml:space="preserve"> </w:t>
      </w:r>
      <w:r w:rsidRPr="00AA016B">
        <w:rPr>
          <w:rFonts w:ascii="Times New Roman" w:hAnsi="Times New Roman" w:cs="Times New Roman"/>
          <w:sz w:val="28"/>
          <w:szCs w:val="28"/>
        </w:rPr>
        <w:t>Users can get the details of Requirements, Academic Events and Fund necessity  in one platform.</w:t>
      </w:r>
    </w:p>
    <w:p w14:paraId="435793BA" w14:textId="5083B44A" w:rsidR="00142CAD" w:rsidRDefault="00142CAD" w:rsidP="00142CAD">
      <w:pPr>
        <w:spacing w:after="0" w:line="360" w:lineRule="auto"/>
        <w:ind w:right="849"/>
        <w:jc w:val="both"/>
        <w:rPr>
          <w:rFonts w:ascii="Times New Roman" w:hAnsi="Times New Roman" w:cs="Times New Roman"/>
          <w:sz w:val="28"/>
          <w:szCs w:val="28"/>
        </w:rPr>
      </w:pPr>
    </w:p>
    <w:p w14:paraId="67A85279" w14:textId="77777777" w:rsidR="00142CAD" w:rsidRDefault="00142CAD" w:rsidP="00142CAD">
      <w:pPr>
        <w:spacing w:after="0" w:line="360" w:lineRule="auto"/>
        <w:ind w:right="849"/>
        <w:jc w:val="both"/>
        <w:rPr>
          <w:rFonts w:ascii="Times New Roman" w:hAnsi="Times New Roman" w:cs="Times New Roman"/>
          <w:sz w:val="28"/>
          <w:szCs w:val="28"/>
        </w:rPr>
      </w:pPr>
    </w:p>
    <w:p w14:paraId="07DF5448" w14:textId="77777777" w:rsidR="00E358A2" w:rsidRPr="00AA016B" w:rsidRDefault="00E358A2" w:rsidP="00142CAD">
      <w:pPr>
        <w:spacing w:after="0" w:line="360" w:lineRule="auto"/>
        <w:ind w:left="1418" w:right="849"/>
        <w:jc w:val="both"/>
        <w:rPr>
          <w:rFonts w:ascii="Times New Roman" w:hAnsi="Times New Roman" w:cs="Times New Roman"/>
          <w:sz w:val="28"/>
          <w:szCs w:val="28"/>
        </w:rPr>
      </w:pPr>
    </w:p>
    <w:p w14:paraId="0F6EEEF7" w14:textId="6AB073B6" w:rsidR="00314DB3" w:rsidRPr="00E358A2" w:rsidRDefault="00E358A2" w:rsidP="00142CAD">
      <w:pPr>
        <w:pStyle w:val="ListParagraph"/>
        <w:spacing w:after="160" w:line="480" w:lineRule="auto"/>
        <w:ind w:left="1843" w:right="849" w:hanging="425"/>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5. </w:t>
      </w:r>
      <w:r w:rsidR="00661173" w:rsidRPr="00E358A2">
        <w:rPr>
          <w:rFonts w:ascii="Times New Roman" w:hAnsi="Times New Roman" w:cs="Times New Roman"/>
          <w:b/>
          <w:bCs/>
          <w:sz w:val="32"/>
          <w:szCs w:val="32"/>
          <w:u w:val="single"/>
        </w:rPr>
        <w:t>SYSTEM DESIGN</w:t>
      </w:r>
    </w:p>
    <w:p w14:paraId="5A4CAB51" w14:textId="6A2A61D6" w:rsidR="00661173" w:rsidRDefault="00661173" w:rsidP="00142CAD">
      <w:pPr>
        <w:pStyle w:val="ListParagraph"/>
        <w:numPr>
          <w:ilvl w:val="1"/>
          <w:numId w:val="20"/>
        </w:numPr>
        <w:spacing w:after="0" w:line="24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
          <w:bCs/>
          <w:sz w:val="28"/>
          <w:szCs w:val="28"/>
        </w:rPr>
        <w:t>DESIGN OF PROPOSED SYSTEM</w:t>
      </w:r>
    </w:p>
    <w:p w14:paraId="4A552ACD" w14:textId="77777777" w:rsidR="00661173" w:rsidRPr="008A56A5" w:rsidRDefault="00661173" w:rsidP="00142CAD">
      <w:pPr>
        <w:spacing w:after="0" w:line="240" w:lineRule="auto"/>
        <w:ind w:left="1418" w:right="849"/>
        <w:jc w:val="both"/>
        <w:rPr>
          <w:rFonts w:ascii="Times New Roman" w:hAnsi="Times New Roman" w:cs="Times New Roman"/>
          <w:b/>
          <w:bCs/>
          <w:sz w:val="28"/>
          <w:szCs w:val="28"/>
        </w:rPr>
      </w:pPr>
    </w:p>
    <w:p w14:paraId="0CA8CDA9" w14:textId="49463D71" w:rsidR="00A75601" w:rsidRPr="00AA016B" w:rsidRDefault="00661173" w:rsidP="00142CAD">
      <w:pPr>
        <w:pStyle w:val="ListParagraph"/>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System design transforms a logical representation what the system is required to do into the physical specification. The specifications are converted into a physical reality during the development. Design forms a blue print of the system and adds how the components relate to catch other. The design phase proceeds accordingly to an ordinary sequence of steps, beginning with review and assigning of task and ending with package design. Design phase is the lifecycle phase in which the detailed design of the system selected in the study phase is accomplished</w:t>
      </w:r>
      <w:r w:rsidR="00B52EF3">
        <w:rPr>
          <w:rFonts w:ascii="Times New Roman" w:hAnsi="Times New Roman" w:cs="Times New Roman"/>
          <w:sz w:val="28"/>
          <w:szCs w:val="28"/>
        </w:rPr>
        <w:t xml:space="preserve">. </w:t>
      </w:r>
      <w:r w:rsidRPr="00B52EF3">
        <w:rPr>
          <w:rFonts w:ascii="Times New Roman" w:hAnsi="Times New Roman" w:cs="Times New Roman"/>
          <w:sz w:val="28"/>
          <w:szCs w:val="28"/>
        </w:rPr>
        <w:t>A smooth transition from the study phase to design is necessary because the design phase continues the activities in the earlier phase. Simplicity is the most important criteria of design phase. The most creative and challenging phase of the life cycle is system design. The term design describes the final system and the process by which it is developed. The first step in design is to determine how the output is to be produced and in what format. Second the formats of input screen are to be determined. The input data and the master files have to be designed to meet the requirements of the proposed output</w:t>
      </w:r>
      <w:r w:rsidR="00B52EF3">
        <w:rPr>
          <w:rFonts w:ascii="Times New Roman" w:hAnsi="Times New Roman" w:cs="Times New Roman"/>
          <w:sz w:val="28"/>
          <w:szCs w:val="28"/>
        </w:rPr>
        <w:t xml:space="preserve">. </w:t>
      </w:r>
      <w:r w:rsidR="00A75601" w:rsidRPr="00AA016B">
        <w:rPr>
          <w:rFonts w:ascii="Times New Roman" w:hAnsi="Times New Roman" w:cs="Times New Roman"/>
          <w:sz w:val="28"/>
          <w:szCs w:val="28"/>
        </w:rPr>
        <w:t xml:space="preserve">In institutions, there are still many time-consuming tasks and problems that can be overthrown with the help of technology. As the students have to spend a lot of time going through all these processes and the physical availability of faculty is always required. In order to conquer this problem, we introduce our Student’s Cell. This application consists of two main modules such as USER and ADMIN. The main purpose is to create an android application which will manage the working of these different modules. The completion of the registration process is quite hectic as the student has to fill the form and then physically </w:t>
      </w:r>
      <w:r w:rsidR="00A75601" w:rsidRPr="00AA016B">
        <w:rPr>
          <w:rFonts w:ascii="Times New Roman" w:hAnsi="Times New Roman" w:cs="Times New Roman"/>
          <w:sz w:val="28"/>
          <w:szCs w:val="28"/>
        </w:rPr>
        <w:lastRenderedPageBreak/>
        <w:t xml:space="preserve">submit it to the admin, which consumes a lot of time. This app will make this process work in an easy way. </w:t>
      </w:r>
    </w:p>
    <w:p w14:paraId="42E691F7" w14:textId="77777777" w:rsidR="00A75601" w:rsidRPr="00AA016B" w:rsidRDefault="00A75601" w:rsidP="00142CAD">
      <w:pPr>
        <w:tabs>
          <w:tab w:val="left" w:pos="9356"/>
        </w:tabs>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The students can register through this app, and the admin will just have to acknowledge the form. This process won't require the physical presence of students as well as admin. This process can help manage all the data in a more organized manner. The main lead for using this system is that the faculty/admin need not be physically present at their respective places and students can express their feelings easily also can gather information’s about their needs. The system can be accessed irrespective of time or place. The admin just has to approve  the application, and student’s can login into app.</w:t>
      </w:r>
    </w:p>
    <w:p w14:paraId="59730335" w14:textId="227A9074" w:rsidR="00A75601" w:rsidRPr="00AA016B" w:rsidRDefault="00A75601" w:rsidP="00142CAD">
      <w:pPr>
        <w:pStyle w:val="ListParagraph"/>
        <w:tabs>
          <w:tab w:val="left" w:pos="9356"/>
        </w:tabs>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 Even if multiple students apply at the same time there won’t be a problem for managing those students. Admin plays a major role in this project. Student’s can interact with admin using chat box. All the record stores in database. The proposed software will also reduce the fearsome in students and can help them with various problems that are related to institution.</w:t>
      </w:r>
    </w:p>
    <w:p w14:paraId="049E310F" w14:textId="77777777" w:rsidR="00661173" w:rsidRPr="00AA016B" w:rsidRDefault="00661173" w:rsidP="00142CAD">
      <w:pPr>
        <w:pStyle w:val="ListParagraph"/>
        <w:spacing w:line="360" w:lineRule="auto"/>
        <w:ind w:left="1418" w:right="849"/>
        <w:jc w:val="both"/>
        <w:rPr>
          <w:rFonts w:ascii="Times New Roman" w:hAnsi="Times New Roman" w:cs="Times New Roman"/>
          <w:sz w:val="28"/>
          <w:szCs w:val="28"/>
        </w:rPr>
      </w:pPr>
    </w:p>
    <w:p w14:paraId="1E92F3CD" w14:textId="36C01011" w:rsidR="00661173" w:rsidRPr="00314DB3" w:rsidRDefault="00661173" w:rsidP="00142CAD">
      <w:pPr>
        <w:pStyle w:val="ListParagraph"/>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System design goes through two phases of development</w:t>
      </w:r>
    </w:p>
    <w:p w14:paraId="069FC3D0" w14:textId="77777777" w:rsidR="00661173" w:rsidRPr="00AA016B" w:rsidRDefault="00661173" w:rsidP="00142CAD">
      <w:pPr>
        <w:pStyle w:val="ListParagraph"/>
        <w:numPr>
          <w:ilvl w:val="0"/>
          <w:numId w:val="21"/>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Logical design</w:t>
      </w:r>
    </w:p>
    <w:p w14:paraId="3A27A8DA" w14:textId="77777777" w:rsidR="00661173" w:rsidRPr="00AA016B" w:rsidRDefault="00661173" w:rsidP="00142CAD">
      <w:pPr>
        <w:pStyle w:val="ListParagraph"/>
        <w:numPr>
          <w:ilvl w:val="0"/>
          <w:numId w:val="21"/>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Physical design</w:t>
      </w:r>
    </w:p>
    <w:p w14:paraId="1E858612" w14:textId="77777777" w:rsidR="00661173" w:rsidRPr="00AA016B" w:rsidRDefault="00661173" w:rsidP="00142CAD">
      <w:pPr>
        <w:pStyle w:val="ListParagraph"/>
        <w:spacing w:line="360" w:lineRule="auto"/>
        <w:ind w:left="1418" w:right="849"/>
        <w:jc w:val="both"/>
        <w:rPr>
          <w:rFonts w:ascii="Times New Roman" w:hAnsi="Times New Roman" w:cs="Times New Roman"/>
          <w:sz w:val="28"/>
          <w:szCs w:val="28"/>
        </w:rPr>
      </w:pPr>
    </w:p>
    <w:p w14:paraId="03750FF9" w14:textId="77777777" w:rsidR="00661173" w:rsidRPr="00AA016B" w:rsidRDefault="00661173" w:rsidP="00142CAD">
      <w:pPr>
        <w:pStyle w:val="ListParagraph"/>
        <w:numPr>
          <w:ilvl w:val="0"/>
          <w:numId w:val="22"/>
        </w:numPr>
        <w:spacing w:after="199" w:line="360" w:lineRule="auto"/>
        <w:ind w:left="1701" w:right="849" w:hanging="283"/>
        <w:jc w:val="both"/>
        <w:rPr>
          <w:rFonts w:ascii="Times New Roman" w:hAnsi="Times New Roman" w:cs="Times New Roman"/>
          <w:sz w:val="28"/>
          <w:szCs w:val="28"/>
        </w:rPr>
      </w:pPr>
      <w:r w:rsidRPr="00AA016B">
        <w:rPr>
          <w:rFonts w:ascii="Times New Roman" w:hAnsi="Times New Roman" w:cs="Times New Roman"/>
          <w:b/>
          <w:bCs/>
          <w:sz w:val="28"/>
          <w:szCs w:val="28"/>
        </w:rPr>
        <w:t>LOGICAL DESIGN</w:t>
      </w:r>
    </w:p>
    <w:p w14:paraId="2D09C07E" w14:textId="06CE16AC" w:rsidR="008A56A5" w:rsidRPr="00E358A2" w:rsidRDefault="00661173" w:rsidP="00142CAD">
      <w:pPr>
        <w:pStyle w:val="ListParagraph"/>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The part of the design process that is independent of any specific hardware or software platform is referring to a logical design. During the local design, all functional features of the system chosen for development in analysis phase are described independently of any computer platform.</w:t>
      </w:r>
    </w:p>
    <w:p w14:paraId="05A2F9C5" w14:textId="3F70D2C2" w:rsidR="00B52EF3" w:rsidRDefault="00B52EF3" w:rsidP="00142CAD">
      <w:pPr>
        <w:spacing w:line="240" w:lineRule="auto"/>
        <w:ind w:left="1418" w:right="849"/>
        <w:jc w:val="both"/>
        <w:rPr>
          <w:rFonts w:ascii="Times New Roman" w:hAnsi="Times New Roman" w:cs="Times New Roman"/>
          <w:b/>
          <w:bCs/>
          <w:sz w:val="28"/>
          <w:szCs w:val="28"/>
        </w:rPr>
      </w:pPr>
    </w:p>
    <w:p w14:paraId="66523E68" w14:textId="77777777" w:rsidR="00142CAD" w:rsidRDefault="00142CAD" w:rsidP="00142CAD">
      <w:pPr>
        <w:spacing w:line="240" w:lineRule="auto"/>
        <w:ind w:left="1418" w:right="849"/>
        <w:jc w:val="both"/>
        <w:rPr>
          <w:rFonts w:ascii="Times New Roman" w:hAnsi="Times New Roman" w:cs="Times New Roman"/>
          <w:b/>
          <w:bCs/>
          <w:sz w:val="28"/>
          <w:szCs w:val="28"/>
        </w:rPr>
      </w:pPr>
    </w:p>
    <w:p w14:paraId="0A89D40B" w14:textId="6554EA07" w:rsidR="00661173" w:rsidRPr="00AA016B" w:rsidRDefault="00661173" w:rsidP="00142CAD">
      <w:pPr>
        <w:spacing w:line="240" w:lineRule="auto"/>
        <w:ind w:left="1418" w:right="849"/>
        <w:jc w:val="both"/>
        <w:rPr>
          <w:rFonts w:ascii="Times New Roman" w:hAnsi="Times New Roman" w:cs="Times New Roman"/>
          <w:b/>
          <w:bCs/>
          <w:sz w:val="28"/>
          <w:szCs w:val="28"/>
        </w:rPr>
      </w:pPr>
      <w:r w:rsidRPr="00AA016B">
        <w:rPr>
          <w:rFonts w:ascii="Times New Roman" w:hAnsi="Times New Roman" w:cs="Times New Roman"/>
          <w:b/>
          <w:bCs/>
          <w:sz w:val="28"/>
          <w:szCs w:val="28"/>
        </w:rPr>
        <w:lastRenderedPageBreak/>
        <w:t>2.</w:t>
      </w:r>
      <w:r w:rsidR="00656C16">
        <w:rPr>
          <w:rFonts w:ascii="Times New Roman" w:hAnsi="Times New Roman" w:cs="Times New Roman"/>
          <w:b/>
          <w:bCs/>
          <w:sz w:val="28"/>
          <w:szCs w:val="28"/>
        </w:rPr>
        <w:t xml:space="preserve"> </w:t>
      </w:r>
      <w:r w:rsidRPr="00AA016B">
        <w:rPr>
          <w:rFonts w:ascii="Times New Roman" w:hAnsi="Times New Roman" w:cs="Times New Roman"/>
          <w:b/>
          <w:bCs/>
          <w:sz w:val="28"/>
          <w:szCs w:val="28"/>
        </w:rPr>
        <w:t>PHYSICAL DESIGN</w:t>
      </w:r>
    </w:p>
    <w:p w14:paraId="28B9064F" w14:textId="0F78B936" w:rsidR="00E358A2" w:rsidRPr="00E358A2"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Physical design is the part of the design in which the logical specification of the system from logical design are transferred into technology-specific details from which all programming and system construction can be accomplished. The system performs information output.</w:t>
      </w:r>
    </w:p>
    <w:p w14:paraId="146993E4" w14:textId="07704422" w:rsidR="00661173" w:rsidRDefault="00661173" w:rsidP="00142CAD">
      <w:pPr>
        <w:pStyle w:val="ListParagraph"/>
        <w:numPr>
          <w:ilvl w:val="1"/>
          <w:numId w:val="20"/>
        </w:numPr>
        <w:spacing w:after="0" w:line="24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
          <w:bCs/>
          <w:sz w:val="28"/>
          <w:szCs w:val="28"/>
        </w:rPr>
        <w:t>DATABASE DESIGN</w:t>
      </w:r>
    </w:p>
    <w:p w14:paraId="78F2933C" w14:textId="77777777" w:rsidR="00314DB3" w:rsidRPr="00AA016B" w:rsidRDefault="00314DB3" w:rsidP="00142CAD">
      <w:pPr>
        <w:pStyle w:val="ListParagraph"/>
        <w:spacing w:after="0" w:line="240" w:lineRule="auto"/>
        <w:ind w:left="1418" w:right="849"/>
        <w:jc w:val="both"/>
        <w:rPr>
          <w:rFonts w:ascii="Times New Roman" w:hAnsi="Times New Roman" w:cs="Times New Roman"/>
          <w:b/>
          <w:bCs/>
          <w:sz w:val="28"/>
          <w:szCs w:val="28"/>
        </w:rPr>
      </w:pPr>
    </w:p>
    <w:p w14:paraId="315B41DC" w14:textId="77777777" w:rsidR="00661173" w:rsidRPr="00AA016B" w:rsidRDefault="00661173" w:rsidP="00142CAD">
      <w:pPr>
        <w:pStyle w:val="ListParagraph"/>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The objective of database design is to provide auxiliary storage and to contribute to be overall efficiency of the computer program component one auxiliary storage medium must provide efficient access to the data. The concept behind a database is an integrated collection of data and provides centralized access to the data from program.</w:t>
      </w:r>
    </w:p>
    <w:p w14:paraId="14FA58F6" w14:textId="77777777" w:rsidR="00661173"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A database is a collection of logically related data stored with minimum redundancy to serve many users quickly and efficiently. Relationships are established between the data items and unnecessary data items are removed. Normalization is done to get an internal consistency of the data items and to have minimum redundancy and maximum stability. While designing database, several objectives must be considered.</w:t>
      </w:r>
    </w:p>
    <w:p w14:paraId="63338625" w14:textId="77777777" w:rsidR="00661173" w:rsidRPr="00AA016B" w:rsidRDefault="00661173" w:rsidP="00142CAD">
      <w:pPr>
        <w:pStyle w:val="ListParagraph"/>
        <w:numPr>
          <w:ilvl w:val="0"/>
          <w:numId w:val="23"/>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Accuracy and integrity</w:t>
      </w:r>
    </w:p>
    <w:p w14:paraId="4AAE1CCC" w14:textId="77777777" w:rsidR="00661173" w:rsidRPr="00AA016B" w:rsidRDefault="00661173" w:rsidP="00142CAD">
      <w:pPr>
        <w:pStyle w:val="ListParagraph"/>
        <w:numPr>
          <w:ilvl w:val="0"/>
          <w:numId w:val="23"/>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Privacy and security</w:t>
      </w:r>
    </w:p>
    <w:p w14:paraId="14939268" w14:textId="452A1833" w:rsidR="00661173" w:rsidRDefault="00661173" w:rsidP="00142CAD">
      <w:pPr>
        <w:pStyle w:val="ListParagraph"/>
        <w:numPr>
          <w:ilvl w:val="0"/>
          <w:numId w:val="23"/>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Performance</w:t>
      </w:r>
    </w:p>
    <w:p w14:paraId="7C646084" w14:textId="77777777" w:rsidR="00661173" w:rsidRPr="008A56A5" w:rsidRDefault="00661173" w:rsidP="00142CAD">
      <w:pPr>
        <w:spacing w:after="0" w:line="240" w:lineRule="auto"/>
        <w:ind w:left="1418" w:right="849"/>
        <w:jc w:val="both"/>
        <w:rPr>
          <w:rFonts w:ascii="Times New Roman" w:hAnsi="Times New Roman" w:cs="Times New Roman"/>
          <w:sz w:val="28"/>
          <w:szCs w:val="28"/>
        </w:rPr>
      </w:pPr>
    </w:p>
    <w:p w14:paraId="31D7A5C2" w14:textId="4A715D9F" w:rsidR="00661173" w:rsidRDefault="00661173" w:rsidP="00142CAD">
      <w:pPr>
        <w:pStyle w:val="ListParagraph"/>
        <w:numPr>
          <w:ilvl w:val="1"/>
          <w:numId w:val="20"/>
        </w:numPr>
        <w:spacing w:after="0" w:line="240" w:lineRule="auto"/>
        <w:ind w:left="1843" w:right="849" w:hanging="425"/>
        <w:jc w:val="both"/>
        <w:rPr>
          <w:rFonts w:ascii="Times New Roman" w:hAnsi="Times New Roman" w:cs="Times New Roman"/>
          <w:b/>
          <w:sz w:val="28"/>
          <w:szCs w:val="28"/>
        </w:rPr>
      </w:pPr>
      <w:r w:rsidRPr="00AA016B">
        <w:rPr>
          <w:rFonts w:ascii="Times New Roman" w:hAnsi="Times New Roman" w:cs="Times New Roman"/>
          <w:b/>
          <w:sz w:val="28"/>
          <w:szCs w:val="28"/>
        </w:rPr>
        <w:t>NORMALIZATION</w:t>
      </w:r>
    </w:p>
    <w:p w14:paraId="7A218249" w14:textId="77777777" w:rsidR="008A56A5" w:rsidRPr="00656C16" w:rsidRDefault="008A56A5" w:rsidP="00142CAD">
      <w:pPr>
        <w:spacing w:after="0" w:line="240" w:lineRule="auto"/>
        <w:ind w:left="1418" w:right="849"/>
        <w:jc w:val="both"/>
        <w:rPr>
          <w:rFonts w:ascii="Times New Roman" w:hAnsi="Times New Roman" w:cs="Times New Roman"/>
          <w:b/>
          <w:sz w:val="28"/>
          <w:szCs w:val="28"/>
        </w:rPr>
      </w:pPr>
    </w:p>
    <w:p w14:paraId="26D5A3A1" w14:textId="1BB969A5" w:rsidR="00416855" w:rsidRPr="00AA016B" w:rsidRDefault="00661173" w:rsidP="00142CAD">
      <w:pPr>
        <w:spacing w:after="0"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The term normalization refers is a technique of separating redundant fields and breaking up large tables into smaller ones. After the conceptual level, the next level process of database designed to organize the database structure into a good shaped is called normalization. Normalization is adapted to overcome drawbacks like </w:t>
      </w:r>
    </w:p>
    <w:p w14:paraId="245ABFA7" w14:textId="77777777" w:rsidR="00661173" w:rsidRPr="00AA016B" w:rsidRDefault="00661173" w:rsidP="00142CAD">
      <w:pPr>
        <w:pStyle w:val="ListParagraph"/>
        <w:numPr>
          <w:ilvl w:val="0"/>
          <w:numId w:val="24"/>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lastRenderedPageBreak/>
        <w:t>Loss of information</w:t>
      </w:r>
    </w:p>
    <w:p w14:paraId="487727C9" w14:textId="77777777" w:rsidR="00661173" w:rsidRPr="00AA016B" w:rsidRDefault="00661173" w:rsidP="00142CAD">
      <w:pPr>
        <w:pStyle w:val="ListParagraph"/>
        <w:numPr>
          <w:ilvl w:val="0"/>
          <w:numId w:val="24"/>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Inconsistency</w:t>
      </w:r>
    </w:p>
    <w:p w14:paraId="56C7FC0E" w14:textId="77777777" w:rsidR="00656C16" w:rsidRDefault="00661173" w:rsidP="00142CAD">
      <w:pPr>
        <w:pStyle w:val="ListParagraph"/>
        <w:numPr>
          <w:ilvl w:val="0"/>
          <w:numId w:val="24"/>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Reparation of data</w:t>
      </w:r>
    </w:p>
    <w:p w14:paraId="039B724F" w14:textId="0715CF5A" w:rsidR="008A56A5" w:rsidRPr="00656C16" w:rsidRDefault="00661173" w:rsidP="00142CAD">
      <w:pPr>
        <w:spacing w:after="199" w:line="360" w:lineRule="auto"/>
        <w:ind w:left="1418" w:right="849"/>
        <w:jc w:val="both"/>
        <w:rPr>
          <w:rFonts w:ascii="Times New Roman" w:hAnsi="Times New Roman" w:cs="Times New Roman"/>
          <w:sz w:val="28"/>
          <w:szCs w:val="28"/>
        </w:rPr>
      </w:pPr>
      <w:r w:rsidRPr="00656C16">
        <w:rPr>
          <w:rFonts w:ascii="Times New Roman" w:hAnsi="Times New Roman" w:cs="Times New Roman"/>
          <w:sz w:val="28"/>
          <w:szCs w:val="28"/>
        </w:rPr>
        <w:t>Different normal forms</w:t>
      </w:r>
      <w:r w:rsidR="00656C16">
        <w:rPr>
          <w:rFonts w:ascii="Times New Roman" w:hAnsi="Times New Roman" w:cs="Times New Roman"/>
          <w:sz w:val="28"/>
          <w:szCs w:val="28"/>
        </w:rPr>
        <w:t>:</w:t>
      </w:r>
    </w:p>
    <w:p w14:paraId="12A4734E" w14:textId="77777777" w:rsidR="00661173" w:rsidRPr="00AA016B" w:rsidRDefault="00661173" w:rsidP="00142CAD">
      <w:pPr>
        <w:pStyle w:val="ListParagraph"/>
        <w:numPr>
          <w:ilvl w:val="0"/>
          <w:numId w:val="25"/>
        </w:numPr>
        <w:spacing w:after="0"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First Normal Form (1 NF)</w:t>
      </w:r>
    </w:p>
    <w:p w14:paraId="0838396F" w14:textId="75874809" w:rsidR="008A56A5" w:rsidRDefault="00661173" w:rsidP="00142CAD">
      <w:pPr>
        <w:pStyle w:val="ListParagraph"/>
        <w:numPr>
          <w:ilvl w:val="0"/>
          <w:numId w:val="25"/>
        </w:numPr>
        <w:spacing w:after="0" w:line="24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Second Normal Form (2 NF)</w:t>
      </w:r>
    </w:p>
    <w:p w14:paraId="61E3728F" w14:textId="77777777" w:rsidR="00D56AD7" w:rsidRPr="00D56AD7" w:rsidRDefault="00D56AD7" w:rsidP="00142CAD">
      <w:pPr>
        <w:pStyle w:val="ListParagraph"/>
        <w:spacing w:after="0" w:line="360" w:lineRule="auto"/>
        <w:ind w:left="1418" w:right="849"/>
        <w:jc w:val="both"/>
        <w:rPr>
          <w:rFonts w:ascii="Times New Roman" w:hAnsi="Times New Roman" w:cs="Times New Roman"/>
          <w:sz w:val="28"/>
          <w:szCs w:val="28"/>
        </w:rPr>
      </w:pPr>
    </w:p>
    <w:p w14:paraId="6CDE86CA" w14:textId="77777777" w:rsidR="00661173" w:rsidRPr="00AA016B" w:rsidRDefault="00661173" w:rsidP="00142CAD">
      <w:pPr>
        <w:spacing w:after="0" w:line="360" w:lineRule="auto"/>
        <w:ind w:left="1418" w:right="849"/>
        <w:jc w:val="both"/>
        <w:rPr>
          <w:rFonts w:ascii="Times New Roman" w:hAnsi="Times New Roman" w:cs="Times New Roman"/>
          <w:sz w:val="28"/>
          <w:szCs w:val="28"/>
          <w:u w:val="single"/>
        </w:rPr>
      </w:pPr>
      <w:r w:rsidRPr="00AA016B">
        <w:rPr>
          <w:rFonts w:ascii="Times New Roman" w:hAnsi="Times New Roman" w:cs="Times New Roman"/>
          <w:sz w:val="28"/>
          <w:szCs w:val="28"/>
          <w:u w:val="single"/>
        </w:rPr>
        <w:t>First Normal Form ( 1NF)</w:t>
      </w:r>
    </w:p>
    <w:p w14:paraId="763FDF5E" w14:textId="7141860E" w:rsidR="00314DB3" w:rsidRDefault="00661173" w:rsidP="00142CAD">
      <w:pPr>
        <w:spacing w:after="0" w:line="24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A relation is said to be in 1NF if the constraints that contain primary key only.</w:t>
      </w:r>
    </w:p>
    <w:p w14:paraId="79C0B587" w14:textId="77777777" w:rsidR="00D56AD7" w:rsidRPr="00AA016B" w:rsidRDefault="00D56AD7" w:rsidP="00142CAD">
      <w:pPr>
        <w:spacing w:after="0" w:line="240" w:lineRule="auto"/>
        <w:ind w:left="1418" w:right="849"/>
        <w:jc w:val="both"/>
        <w:rPr>
          <w:rFonts w:ascii="Times New Roman" w:hAnsi="Times New Roman" w:cs="Times New Roman"/>
          <w:sz w:val="28"/>
          <w:szCs w:val="28"/>
        </w:rPr>
      </w:pPr>
    </w:p>
    <w:p w14:paraId="21EFC823" w14:textId="77777777" w:rsidR="00661173" w:rsidRPr="00AA016B" w:rsidRDefault="00661173" w:rsidP="00142CAD">
      <w:pPr>
        <w:spacing w:after="0" w:line="360" w:lineRule="auto"/>
        <w:ind w:left="1418" w:right="849"/>
        <w:jc w:val="both"/>
        <w:rPr>
          <w:rFonts w:ascii="Times New Roman" w:hAnsi="Times New Roman" w:cs="Times New Roman"/>
          <w:sz w:val="28"/>
          <w:szCs w:val="28"/>
          <w:u w:val="single"/>
        </w:rPr>
      </w:pPr>
      <w:r w:rsidRPr="00AA016B">
        <w:rPr>
          <w:rFonts w:ascii="Times New Roman" w:hAnsi="Times New Roman" w:cs="Times New Roman"/>
          <w:sz w:val="28"/>
          <w:szCs w:val="28"/>
          <w:u w:val="single"/>
        </w:rPr>
        <w:t>Second Normal Form (2 NF)</w:t>
      </w:r>
    </w:p>
    <w:p w14:paraId="3CAEF66A" w14:textId="5111348F" w:rsidR="00D56AD7"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The concept of 2NF is that every table has a primary key and other fields depends only on the primary key.</w:t>
      </w:r>
    </w:p>
    <w:p w14:paraId="1C1A390E" w14:textId="350B7F2A" w:rsidR="00EE5F0F" w:rsidRDefault="00EE5F0F" w:rsidP="00142CAD">
      <w:pPr>
        <w:spacing w:line="360" w:lineRule="auto"/>
        <w:ind w:left="1418" w:right="849"/>
        <w:jc w:val="both"/>
        <w:rPr>
          <w:rFonts w:ascii="Times New Roman" w:hAnsi="Times New Roman" w:cs="Times New Roman"/>
          <w:sz w:val="28"/>
          <w:szCs w:val="28"/>
        </w:rPr>
      </w:pPr>
    </w:p>
    <w:p w14:paraId="151A4720" w14:textId="2C275A70" w:rsidR="00EE5F0F" w:rsidRDefault="00EE5F0F" w:rsidP="00142CAD">
      <w:pPr>
        <w:spacing w:line="360" w:lineRule="auto"/>
        <w:ind w:left="1418" w:right="849"/>
        <w:jc w:val="both"/>
        <w:rPr>
          <w:rFonts w:ascii="Times New Roman" w:hAnsi="Times New Roman" w:cs="Times New Roman"/>
          <w:sz w:val="28"/>
          <w:szCs w:val="28"/>
        </w:rPr>
      </w:pPr>
    </w:p>
    <w:p w14:paraId="7CC53CEC" w14:textId="35BF1974" w:rsidR="00EE5F0F" w:rsidRDefault="00EE5F0F" w:rsidP="00142CAD">
      <w:pPr>
        <w:spacing w:line="360" w:lineRule="auto"/>
        <w:ind w:left="1418" w:right="849"/>
        <w:jc w:val="both"/>
        <w:rPr>
          <w:rFonts w:ascii="Times New Roman" w:hAnsi="Times New Roman" w:cs="Times New Roman"/>
          <w:sz w:val="28"/>
          <w:szCs w:val="28"/>
        </w:rPr>
      </w:pPr>
    </w:p>
    <w:p w14:paraId="7F404A62" w14:textId="60728A3C" w:rsidR="00EE5F0F" w:rsidRDefault="00EE5F0F" w:rsidP="00142CAD">
      <w:pPr>
        <w:spacing w:line="360" w:lineRule="auto"/>
        <w:ind w:left="1418" w:right="849"/>
        <w:jc w:val="both"/>
        <w:rPr>
          <w:rFonts w:ascii="Times New Roman" w:hAnsi="Times New Roman" w:cs="Times New Roman"/>
          <w:sz w:val="28"/>
          <w:szCs w:val="28"/>
        </w:rPr>
      </w:pPr>
    </w:p>
    <w:p w14:paraId="252E0AB9" w14:textId="725E1666" w:rsidR="00EE5F0F" w:rsidRDefault="00EE5F0F" w:rsidP="00142CAD">
      <w:pPr>
        <w:spacing w:line="360" w:lineRule="auto"/>
        <w:ind w:left="1418" w:right="849"/>
        <w:jc w:val="both"/>
        <w:rPr>
          <w:rFonts w:ascii="Times New Roman" w:hAnsi="Times New Roman" w:cs="Times New Roman"/>
          <w:sz w:val="28"/>
          <w:szCs w:val="28"/>
        </w:rPr>
      </w:pPr>
    </w:p>
    <w:p w14:paraId="1E8E33EE" w14:textId="506AE217" w:rsidR="00EE5F0F" w:rsidRDefault="00EE5F0F" w:rsidP="00142CAD">
      <w:pPr>
        <w:spacing w:line="360" w:lineRule="auto"/>
        <w:ind w:left="1418" w:right="849"/>
        <w:jc w:val="both"/>
        <w:rPr>
          <w:rFonts w:ascii="Times New Roman" w:hAnsi="Times New Roman" w:cs="Times New Roman"/>
          <w:sz w:val="28"/>
          <w:szCs w:val="28"/>
        </w:rPr>
      </w:pPr>
    </w:p>
    <w:p w14:paraId="2F7061C6" w14:textId="0563C578" w:rsidR="00EE5F0F" w:rsidRDefault="00EE5F0F" w:rsidP="00142CAD">
      <w:pPr>
        <w:spacing w:line="360" w:lineRule="auto"/>
        <w:ind w:left="1418" w:right="849"/>
        <w:jc w:val="both"/>
        <w:rPr>
          <w:rFonts w:ascii="Times New Roman" w:hAnsi="Times New Roman" w:cs="Times New Roman"/>
          <w:sz w:val="28"/>
          <w:szCs w:val="28"/>
        </w:rPr>
      </w:pPr>
    </w:p>
    <w:p w14:paraId="5F9B4C95" w14:textId="7C310521" w:rsidR="00EE5F0F" w:rsidRDefault="00EE5F0F" w:rsidP="00142CAD">
      <w:pPr>
        <w:spacing w:line="360" w:lineRule="auto"/>
        <w:ind w:left="1418" w:right="849"/>
        <w:jc w:val="both"/>
        <w:rPr>
          <w:rFonts w:ascii="Times New Roman" w:hAnsi="Times New Roman" w:cs="Times New Roman"/>
          <w:sz w:val="28"/>
          <w:szCs w:val="28"/>
        </w:rPr>
      </w:pPr>
    </w:p>
    <w:p w14:paraId="7F9EABA9" w14:textId="052C6929" w:rsidR="00142CAD" w:rsidRDefault="00142CAD" w:rsidP="00142CAD">
      <w:pPr>
        <w:spacing w:line="360" w:lineRule="auto"/>
        <w:ind w:left="1418" w:right="849"/>
        <w:jc w:val="both"/>
        <w:rPr>
          <w:rFonts w:ascii="Times New Roman" w:hAnsi="Times New Roman" w:cs="Times New Roman"/>
          <w:sz w:val="28"/>
          <w:szCs w:val="28"/>
        </w:rPr>
      </w:pPr>
    </w:p>
    <w:p w14:paraId="13CAF9A0" w14:textId="6CD73DA6" w:rsidR="00142CAD" w:rsidRDefault="00142CAD" w:rsidP="00142CAD">
      <w:pPr>
        <w:spacing w:line="360" w:lineRule="auto"/>
        <w:ind w:left="1418" w:right="849"/>
        <w:jc w:val="both"/>
        <w:rPr>
          <w:rFonts w:ascii="Times New Roman" w:hAnsi="Times New Roman" w:cs="Times New Roman"/>
          <w:sz w:val="28"/>
          <w:szCs w:val="28"/>
        </w:rPr>
      </w:pPr>
    </w:p>
    <w:p w14:paraId="1864F0EF" w14:textId="77777777" w:rsidR="00142CAD" w:rsidRPr="00AA016B" w:rsidRDefault="00142CAD" w:rsidP="00142CAD">
      <w:pPr>
        <w:spacing w:line="360" w:lineRule="auto"/>
        <w:ind w:left="1418" w:right="849"/>
        <w:jc w:val="both"/>
        <w:rPr>
          <w:rFonts w:ascii="Times New Roman" w:hAnsi="Times New Roman" w:cs="Times New Roman"/>
          <w:sz w:val="28"/>
          <w:szCs w:val="28"/>
        </w:rPr>
      </w:pPr>
    </w:p>
    <w:p w14:paraId="0771584F" w14:textId="47393FCA" w:rsidR="00354DA5" w:rsidRDefault="00661173" w:rsidP="00142CAD">
      <w:pPr>
        <w:pStyle w:val="ListParagraph"/>
        <w:numPr>
          <w:ilvl w:val="1"/>
          <w:numId w:val="20"/>
        </w:numPr>
        <w:spacing w:before="240" w:after="19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
          <w:bCs/>
          <w:sz w:val="28"/>
          <w:szCs w:val="28"/>
        </w:rPr>
        <w:lastRenderedPageBreak/>
        <w:t>DATABASE DESCRIPTION</w:t>
      </w:r>
    </w:p>
    <w:p w14:paraId="11CEEADF" w14:textId="77777777" w:rsidR="00EE5F0F" w:rsidRPr="00EE5F0F" w:rsidRDefault="00EE5F0F" w:rsidP="00142CAD">
      <w:pPr>
        <w:pStyle w:val="ListParagraph"/>
        <w:spacing w:after="0" w:line="360" w:lineRule="auto"/>
        <w:ind w:left="1701" w:right="849"/>
        <w:jc w:val="both"/>
        <w:rPr>
          <w:rFonts w:ascii="Times New Roman" w:hAnsi="Times New Roman" w:cs="Times New Roman"/>
          <w:noProof/>
          <w:sz w:val="28"/>
          <w:szCs w:val="28"/>
        </w:rPr>
      </w:pPr>
      <w:r w:rsidRPr="00EE5F0F">
        <w:rPr>
          <w:rFonts w:ascii="Times New Roman" w:hAnsi="Times New Roman" w:cs="Times New Roman"/>
          <w:noProof/>
          <w:sz w:val="28"/>
          <w:szCs w:val="28"/>
        </w:rPr>
        <w:t>TABLE: USER REGISRATION</w:t>
      </w:r>
    </w:p>
    <w:p w14:paraId="4A1530F9" w14:textId="77777777" w:rsidR="00EE5F0F" w:rsidRPr="00EE5F0F" w:rsidRDefault="00EE5F0F" w:rsidP="00142CAD">
      <w:pPr>
        <w:pStyle w:val="ListParagraph"/>
        <w:spacing w:after="0" w:line="360" w:lineRule="auto"/>
        <w:ind w:left="1701" w:right="849"/>
        <w:jc w:val="both"/>
        <w:rPr>
          <w:rFonts w:ascii="Times New Roman" w:hAnsi="Times New Roman" w:cs="Times New Roman"/>
          <w:noProof/>
          <w:sz w:val="28"/>
          <w:szCs w:val="28"/>
        </w:rPr>
      </w:pPr>
      <w:r w:rsidRPr="00EE5F0F">
        <w:rPr>
          <w:rFonts w:ascii="Times New Roman" w:hAnsi="Times New Roman" w:cs="Times New Roman"/>
          <w:noProof/>
          <w:sz w:val="28"/>
          <w:szCs w:val="28"/>
        </w:rPr>
        <w:t>DESCRIPTION: To store user information.</w:t>
      </w:r>
    </w:p>
    <w:tbl>
      <w:tblPr>
        <w:tblStyle w:val="TableGrid"/>
        <w:tblW w:w="7938" w:type="dxa"/>
        <w:tblInd w:w="1696" w:type="dxa"/>
        <w:tblCellMar>
          <w:left w:w="28" w:type="dxa"/>
          <w:right w:w="28" w:type="dxa"/>
        </w:tblCellMar>
        <w:tblLook w:val="04A0" w:firstRow="1" w:lastRow="0" w:firstColumn="1" w:lastColumn="0" w:noHBand="0" w:noVBand="1"/>
      </w:tblPr>
      <w:tblGrid>
        <w:gridCol w:w="970"/>
        <w:gridCol w:w="1815"/>
        <w:gridCol w:w="1819"/>
        <w:gridCol w:w="987"/>
        <w:gridCol w:w="2347"/>
      </w:tblGrid>
      <w:tr w:rsidR="00EE5F0F" w:rsidRPr="00AA016B" w14:paraId="550EE66F" w14:textId="77777777" w:rsidTr="0053433A">
        <w:trPr>
          <w:trHeight w:val="567"/>
        </w:trPr>
        <w:tc>
          <w:tcPr>
            <w:tcW w:w="970" w:type="dxa"/>
            <w:vAlign w:val="center"/>
          </w:tcPr>
          <w:p w14:paraId="2A0490A2"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SL NO.</w:t>
            </w:r>
          </w:p>
        </w:tc>
        <w:tc>
          <w:tcPr>
            <w:tcW w:w="1815" w:type="dxa"/>
            <w:vAlign w:val="center"/>
          </w:tcPr>
          <w:p w14:paraId="0C2D57F8"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FIELD NAME</w:t>
            </w:r>
          </w:p>
        </w:tc>
        <w:tc>
          <w:tcPr>
            <w:tcW w:w="1819" w:type="dxa"/>
            <w:vAlign w:val="center"/>
          </w:tcPr>
          <w:p w14:paraId="429472A6"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DATATYPE</w:t>
            </w:r>
          </w:p>
        </w:tc>
        <w:tc>
          <w:tcPr>
            <w:tcW w:w="987" w:type="dxa"/>
            <w:vAlign w:val="center"/>
          </w:tcPr>
          <w:p w14:paraId="53FF34ED"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SIZE</w:t>
            </w:r>
          </w:p>
        </w:tc>
        <w:tc>
          <w:tcPr>
            <w:tcW w:w="2347" w:type="dxa"/>
            <w:vAlign w:val="center"/>
          </w:tcPr>
          <w:p w14:paraId="009E5426"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CONSTRAINTS</w:t>
            </w:r>
          </w:p>
        </w:tc>
      </w:tr>
      <w:tr w:rsidR="00EE5F0F" w:rsidRPr="00AA016B" w14:paraId="5B4681DD" w14:textId="77777777" w:rsidTr="0053433A">
        <w:trPr>
          <w:trHeight w:val="567"/>
        </w:trPr>
        <w:tc>
          <w:tcPr>
            <w:tcW w:w="970" w:type="dxa"/>
            <w:vAlign w:val="center"/>
          </w:tcPr>
          <w:p w14:paraId="37AB05BF"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w:t>
            </w:r>
          </w:p>
        </w:tc>
        <w:tc>
          <w:tcPr>
            <w:tcW w:w="1815" w:type="dxa"/>
            <w:vAlign w:val="center"/>
          </w:tcPr>
          <w:p w14:paraId="37083206"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id</w:t>
            </w:r>
          </w:p>
        </w:tc>
        <w:tc>
          <w:tcPr>
            <w:tcW w:w="1819" w:type="dxa"/>
            <w:vAlign w:val="center"/>
          </w:tcPr>
          <w:p w14:paraId="5073EE84"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int</w:t>
            </w:r>
          </w:p>
        </w:tc>
        <w:tc>
          <w:tcPr>
            <w:tcW w:w="987" w:type="dxa"/>
            <w:vAlign w:val="center"/>
          </w:tcPr>
          <w:p w14:paraId="0A920BBB"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11</w:t>
            </w:r>
          </w:p>
        </w:tc>
        <w:tc>
          <w:tcPr>
            <w:tcW w:w="2347" w:type="dxa"/>
            <w:vAlign w:val="center"/>
          </w:tcPr>
          <w:p w14:paraId="1FD8CD3E"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Primary Key</w:t>
            </w:r>
          </w:p>
        </w:tc>
      </w:tr>
      <w:tr w:rsidR="00EE5F0F" w:rsidRPr="00AA016B" w14:paraId="60257DA4" w14:textId="77777777" w:rsidTr="0053433A">
        <w:trPr>
          <w:trHeight w:val="567"/>
        </w:trPr>
        <w:tc>
          <w:tcPr>
            <w:tcW w:w="970" w:type="dxa"/>
            <w:vAlign w:val="center"/>
          </w:tcPr>
          <w:p w14:paraId="3AF0D9EC"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2.</w:t>
            </w:r>
          </w:p>
        </w:tc>
        <w:tc>
          <w:tcPr>
            <w:tcW w:w="1815" w:type="dxa"/>
            <w:vAlign w:val="center"/>
          </w:tcPr>
          <w:p w14:paraId="44E4F605"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first_name</w:t>
            </w:r>
          </w:p>
        </w:tc>
        <w:tc>
          <w:tcPr>
            <w:tcW w:w="1819" w:type="dxa"/>
            <w:vAlign w:val="center"/>
          </w:tcPr>
          <w:p w14:paraId="1EBEFC01"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1FD67234"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30</w:t>
            </w:r>
          </w:p>
        </w:tc>
        <w:tc>
          <w:tcPr>
            <w:tcW w:w="2347" w:type="dxa"/>
            <w:vAlign w:val="center"/>
          </w:tcPr>
          <w:p w14:paraId="00E80571"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EE5F0F" w:rsidRPr="00AA016B" w14:paraId="748E0CE2" w14:textId="77777777" w:rsidTr="0053433A">
        <w:trPr>
          <w:trHeight w:val="567"/>
        </w:trPr>
        <w:tc>
          <w:tcPr>
            <w:tcW w:w="970" w:type="dxa"/>
            <w:vAlign w:val="center"/>
          </w:tcPr>
          <w:p w14:paraId="1951E242"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w:t>
            </w:r>
          </w:p>
        </w:tc>
        <w:tc>
          <w:tcPr>
            <w:tcW w:w="1815" w:type="dxa"/>
            <w:vAlign w:val="center"/>
          </w:tcPr>
          <w:p w14:paraId="7561CF92"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last_name</w:t>
            </w:r>
          </w:p>
        </w:tc>
        <w:tc>
          <w:tcPr>
            <w:tcW w:w="1819" w:type="dxa"/>
            <w:vAlign w:val="center"/>
          </w:tcPr>
          <w:p w14:paraId="44650CD3"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73A9CCFF"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30</w:t>
            </w:r>
          </w:p>
        </w:tc>
        <w:tc>
          <w:tcPr>
            <w:tcW w:w="2347" w:type="dxa"/>
            <w:vAlign w:val="center"/>
          </w:tcPr>
          <w:p w14:paraId="542A4461"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EE5F0F" w:rsidRPr="00AA016B" w14:paraId="181322EF" w14:textId="77777777" w:rsidTr="0053433A">
        <w:trPr>
          <w:trHeight w:val="567"/>
        </w:trPr>
        <w:tc>
          <w:tcPr>
            <w:tcW w:w="970" w:type="dxa"/>
            <w:vAlign w:val="center"/>
          </w:tcPr>
          <w:p w14:paraId="08913D88"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4.</w:t>
            </w:r>
          </w:p>
        </w:tc>
        <w:tc>
          <w:tcPr>
            <w:tcW w:w="1815" w:type="dxa"/>
            <w:vAlign w:val="center"/>
          </w:tcPr>
          <w:p w14:paraId="46F22E99"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phone</w:t>
            </w:r>
          </w:p>
        </w:tc>
        <w:tc>
          <w:tcPr>
            <w:tcW w:w="1819" w:type="dxa"/>
            <w:vAlign w:val="center"/>
          </w:tcPr>
          <w:p w14:paraId="53F27328"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17389BA0"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w:t>
            </w:r>
          </w:p>
        </w:tc>
        <w:tc>
          <w:tcPr>
            <w:tcW w:w="2347" w:type="dxa"/>
            <w:vAlign w:val="center"/>
          </w:tcPr>
          <w:p w14:paraId="71B717A6"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EE5F0F" w:rsidRPr="00AA016B" w14:paraId="3E678843" w14:textId="77777777" w:rsidTr="0053433A">
        <w:trPr>
          <w:trHeight w:val="567"/>
        </w:trPr>
        <w:tc>
          <w:tcPr>
            <w:tcW w:w="970" w:type="dxa"/>
            <w:vAlign w:val="center"/>
          </w:tcPr>
          <w:p w14:paraId="312FE665"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5.</w:t>
            </w:r>
          </w:p>
        </w:tc>
        <w:tc>
          <w:tcPr>
            <w:tcW w:w="1815" w:type="dxa"/>
            <w:vAlign w:val="center"/>
          </w:tcPr>
          <w:p w14:paraId="15A673AE"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email</w:t>
            </w:r>
          </w:p>
        </w:tc>
        <w:tc>
          <w:tcPr>
            <w:tcW w:w="1819" w:type="dxa"/>
            <w:vAlign w:val="center"/>
          </w:tcPr>
          <w:p w14:paraId="2DB09C86"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6B719100"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30</w:t>
            </w:r>
          </w:p>
        </w:tc>
        <w:tc>
          <w:tcPr>
            <w:tcW w:w="2347" w:type="dxa"/>
            <w:vAlign w:val="center"/>
          </w:tcPr>
          <w:p w14:paraId="7ED4A269"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EE5F0F" w:rsidRPr="00AA016B" w14:paraId="5B7F2CCE" w14:textId="77777777" w:rsidTr="0053433A">
        <w:trPr>
          <w:trHeight w:val="567"/>
        </w:trPr>
        <w:tc>
          <w:tcPr>
            <w:tcW w:w="970" w:type="dxa"/>
            <w:vAlign w:val="center"/>
          </w:tcPr>
          <w:p w14:paraId="24E33E65"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6.</w:t>
            </w:r>
          </w:p>
        </w:tc>
        <w:tc>
          <w:tcPr>
            <w:tcW w:w="1815" w:type="dxa"/>
            <w:vAlign w:val="center"/>
          </w:tcPr>
          <w:p w14:paraId="3CDD6A2E"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user_name</w:t>
            </w:r>
          </w:p>
        </w:tc>
        <w:tc>
          <w:tcPr>
            <w:tcW w:w="1819" w:type="dxa"/>
            <w:vAlign w:val="center"/>
          </w:tcPr>
          <w:p w14:paraId="153F371D"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35320331"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20</w:t>
            </w:r>
          </w:p>
        </w:tc>
        <w:tc>
          <w:tcPr>
            <w:tcW w:w="2347" w:type="dxa"/>
            <w:vAlign w:val="center"/>
          </w:tcPr>
          <w:p w14:paraId="5AB1365B"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EE5F0F" w:rsidRPr="00AA016B" w14:paraId="0AFAAD5E" w14:textId="77777777" w:rsidTr="0053433A">
        <w:trPr>
          <w:trHeight w:val="567"/>
        </w:trPr>
        <w:tc>
          <w:tcPr>
            <w:tcW w:w="970" w:type="dxa"/>
            <w:vAlign w:val="center"/>
          </w:tcPr>
          <w:p w14:paraId="38E6BC52"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7.</w:t>
            </w:r>
          </w:p>
        </w:tc>
        <w:tc>
          <w:tcPr>
            <w:tcW w:w="1815" w:type="dxa"/>
            <w:vAlign w:val="center"/>
          </w:tcPr>
          <w:p w14:paraId="06D35555"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password</w:t>
            </w:r>
          </w:p>
        </w:tc>
        <w:tc>
          <w:tcPr>
            <w:tcW w:w="1819" w:type="dxa"/>
            <w:vAlign w:val="center"/>
          </w:tcPr>
          <w:p w14:paraId="747D528D"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06D4DFAA"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w:t>
            </w:r>
          </w:p>
        </w:tc>
        <w:tc>
          <w:tcPr>
            <w:tcW w:w="2347" w:type="dxa"/>
            <w:vAlign w:val="center"/>
          </w:tcPr>
          <w:p w14:paraId="2F953ABA"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EE5F0F" w:rsidRPr="00AA016B" w14:paraId="11A23791" w14:textId="77777777" w:rsidTr="0053433A">
        <w:trPr>
          <w:trHeight w:val="567"/>
        </w:trPr>
        <w:tc>
          <w:tcPr>
            <w:tcW w:w="970" w:type="dxa"/>
            <w:vAlign w:val="center"/>
          </w:tcPr>
          <w:p w14:paraId="4DD9A0AD"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8.</w:t>
            </w:r>
          </w:p>
        </w:tc>
        <w:tc>
          <w:tcPr>
            <w:tcW w:w="1815" w:type="dxa"/>
            <w:vAlign w:val="center"/>
          </w:tcPr>
          <w:p w14:paraId="30F5E929"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gender</w:t>
            </w:r>
          </w:p>
        </w:tc>
        <w:tc>
          <w:tcPr>
            <w:tcW w:w="1819" w:type="dxa"/>
            <w:vAlign w:val="center"/>
          </w:tcPr>
          <w:p w14:paraId="64FE9B57"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169A4375"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6</w:t>
            </w:r>
          </w:p>
        </w:tc>
        <w:tc>
          <w:tcPr>
            <w:tcW w:w="2347" w:type="dxa"/>
            <w:vAlign w:val="center"/>
          </w:tcPr>
          <w:p w14:paraId="371A93BB"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EE5F0F" w:rsidRPr="00AA016B" w14:paraId="3196723A" w14:textId="77777777" w:rsidTr="0053433A">
        <w:trPr>
          <w:trHeight w:val="567"/>
        </w:trPr>
        <w:tc>
          <w:tcPr>
            <w:tcW w:w="970" w:type="dxa"/>
            <w:vAlign w:val="center"/>
          </w:tcPr>
          <w:p w14:paraId="173A65DC"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9.</w:t>
            </w:r>
          </w:p>
        </w:tc>
        <w:tc>
          <w:tcPr>
            <w:tcW w:w="1815" w:type="dxa"/>
            <w:vAlign w:val="center"/>
          </w:tcPr>
          <w:p w14:paraId="36625488"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status</w:t>
            </w:r>
          </w:p>
        </w:tc>
        <w:tc>
          <w:tcPr>
            <w:tcW w:w="1819" w:type="dxa"/>
            <w:vAlign w:val="center"/>
          </w:tcPr>
          <w:p w14:paraId="7551B44E"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87" w:type="dxa"/>
            <w:vAlign w:val="center"/>
          </w:tcPr>
          <w:p w14:paraId="5A7EF870"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w:t>
            </w:r>
          </w:p>
        </w:tc>
        <w:tc>
          <w:tcPr>
            <w:tcW w:w="2347" w:type="dxa"/>
            <w:vAlign w:val="center"/>
          </w:tcPr>
          <w:p w14:paraId="540DD44D" w14:textId="77777777" w:rsidR="00EE5F0F" w:rsidRPr="00AA016B" w:rsidRDefault="00EE5F0F" w:rsidP="00142CAD">
            <w:pPr>
              <w:spacing w:before="100" w:beforeAutospacing="1"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bl>
    <w:p w14:paraId="7A5108E3" w14:textId="77777777" w:rsidR="00EE5F0F" w:rsidRPr="00B52EF3" w:rsidRDefault="00EE5F0F" w:rsidP="00142CAD">
      <w:pPr>
        <w:pStyle w:val="ListParagraph"/>
        <w:spacing w:before="240" w:after="199" w:line="360" w:lineRule="auto"/>
        <w:ind w:left="1843" w:right="849"/>
        <w:jc w:val="both"/>
        <w:rPr>
          <w:rFonts w:ascii="Times New Roman" w:hAnsi="Times New Roman" w:cs="Times New Roman"/>
          <w:b/>
          <w:bCs/>
          <w:sz w:val="28"/>
          <w:szCs w:val="28"/>
        </w:rPr>
      </w:pPr>
    </w:p>
    <w:p w14:paraId="515FB8E8" w14:textId="22C0367C" w:rsidR="00354DA5" w:rsidRPr="00AA016B" w:rsidRDefault="00354DA5" w:rsidP="00142CAD">
      <w:pPr>
        <w:spacing w:after="0" w:line="360" w:lineRule="auto"/>
        <w:ind w:left="1701"/>
        <w:jc w:val="both"/>
        <w:rPr>
          <w:rFonts w:ascii="Times New Roman" w:hAnsi="Times New Roman" w:cs="Times New Roman"/>
          <w:noProof/>
          <w:sz w:val="28"/>
          <w:szCs w:val="28"/>
        </w:rPr>
      </w:pPr>
      <w:r w:rsidRPr="00AA016B">
        <w:rPr>
          <w:rFonts w:ascii="Times New Roman" w:hAnsi="Times New Roman" w:cs="Times New Roman"/>
          <w:noProof/>
          <w:sz w:val="28"/>
          <w:szCs w:val="28"/>
        </w:rPr>
        <w:t>TABLE:</w:t>
      </w:r>
      <w:r w:rsidR="00314DB3">
        <w:rPr>
          <w:rFonts w:ascii="Times New Roman" w:hAnsi="Times New Roman" w:cs="Times New Roman"/>
          <w:noProof/>
          <w:sz w:val="28"/>
          <w:szCs w:val="28"/>
        </w:rPr>
        <w:t xml:space="preserve"> </w:t>
      </w:r>
      <w:r w:rsidRPr="00AA016B">
        <w:rPr>
          <w:rFonts w:ascii="Times New Roman" w:hAnsi="Times New Roman" w:cs="Times New Roman"/>
          <w:noProof/>
          <w:sz w:val="28"/>
          <w:szCs w:val="28"/>
        </w:rPr>
        <w:t>CHATBOT</w:t>
      </w:r>
    </w:p>
    <w:p w14:paraId="60458721" w14:textId="77777777" w:rsidR="00354DA5" w:rsidRPr="00AA016B" w:rsidRDefault="00354DA5" w:rsidP="00142CAD">
      <w:pPr>
        <w:spacing w:after="0" w:line="360" w:lineRule="auto"/>
        <w:ind w:left="1701"/>
        <w:jc w:val="both"/>
        <w:rPr>
          <w:rFonts w:ascii="Times New Roman" w:hAnsi="Times New Roman" w:cs="Times New Roman"/>
          <w:noProof/>
          <w:sz w:val="28"/>
          <w:szCs w:val="28"/>
        </w:rPr>
      </w:pPr>
      <w:r w:rsidRPr="00AA016B">
        <w:rPr>
          <w:rFonts w:ascii="Times New Roman" w:hAnsi="Times New Roman" w:cs="Times New Roman"/>
          <w:noProof/>
          <w:sz w:val="28"/>
          <w:szCs w:val="28"/>
        </w:rPr>
        <w:t>DESCRIPTION: To set chatbot related queries and replies.</w:t>
      </w:r>
    </w:p>
    <w:tbl>
      <w:tblPr>
        <w:tblStyle w:val="TableGrid"/>
        <w:tblW w:w="0" w:type="auto"/>
        <w:tblInd w:w="1696" w:type="dxa"/>
        <w:tblCellMar>
          <w:left w:w="28" w:type="dxa"/>
          <w:right w:w="28" w:type="dxa"/>
        </w:tblCellMar>
        <w:tblLook w:val="04A0" w:firstRow="1" w:lastRow="0" w:firstColumn="1" w:lastColumn="0" w:noHBand="0" w:noVBand="1"/>
      </w:tblPr>
      <w:tblGrid>
        <w:gridCol w:w="1049"/>
        <w:gridCol w:w="1645"/>
        <w:gridCol w:w="1819"/>
        <w:gridCol w:w="1157"/>
        <w:gridCol w:w="2347"/>
      </w:tblGrid>
      <w:tr w:rsidR="00354DA5" w:rsidRPr="00AA016B" w14:paraId="38162456" w14:textId="77777777" w:rsidTr="00AA016B">
        <w:trPr>
          <w:trHeight w:val="850"/>
        </w:trPr>
        <w:tc>
          <w:tcPr>
            <w:tcW w:w="1049" w:type="dxa"/>
            <w:vAlign w:val="center"/>
          </w:tcPr>
          <w:p w14:paraId="665DD793"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SL NO.</w:t>
            </w:r>
          </w:p>
        </w:tc>
        <w:tc>
          <w:tcPr>
            <w:tcW w:w="1645" w:type="dxa"/>
            <w:vAlign w:val="center"/>
          </w:tcPr>
          <w:p w14:paraId="39241365"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FIELD NAME</w:t>
            </w:r>
          </w:p>
        </w:tc>
        <w:tc>
          <w:tcPr>
            <w:tcW w:w="1819" w:type="dxa"/>
            <w:vAlign w:val="center"/>
          </w:tcPr>
          <w:p w14:paraId="3808E03C"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DATATYPE</w:t>
            </w:r>
          </w:p>
        </w:tc>
        <w:tc>
          <w:tcPr>
            <w:tcW w:w="1157" w:type="dxa"/>
            <w:vAlign w:val="center"/>
          </w:tcPr>
          <w:p w14:paraId="478F2FC5"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SIZE</w:t>
            </w:r>
          </w:p>
        </w:tc>
        <w:tc>
          <w:tcPr>
            <w:tcW w:w="2347" w:type="dxa"/>
            <w:vAlign w:val="center"/>
          </w:tcPr>
          <w:p w14:paraId="5B286777"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CONSTRAINTS</w:t>
            </w:r>
          </w:p>
        </w:tc>
      </w:tr>
      <w:tr w:rsidR="00354DA5" w:rsidRPr="00AA016B" w14:paraId="5E56D560" w14:textId="77777777" w:rsidTr="00AA016B">
        <w:trPr>
          <w:trHeight w:val="850"/>
        </w:trPr>
        <w:tc>
          <w:tcPr>
            <w:tcW w:w="1049" w:type="dxa"/>
            <w:vAlign w:val="center"/>
          </w:tcPr>
          <w:p w14:paraId="447CC47E"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w:t>
            </w:r>
          </w:p>
        </w:tc>
        <w:tc>
          <w:tcPr>
            <w:tcW w:w="1645" w:type="dxa"/>
            <w:vAlign w:val="center"/>
          </w:tcPr>
          <w:p w14:paraId="018AFA08"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id</w:t>
            </w:r>
          </w:p>
        </w:tc>
        <w:tc>
          <w:tcPr>
            <w:tcW w:w="1819" w:type="dxa"/>
            <w:vAlign w:val="center"/>
          </w:tcPr>
          <w:p w14:paraId="4BA6B9BB"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int</w:t>
            </w:r>
          </w:p>
        </w:tc>
        <w:tc>
          <w:tcPr>
            <w:tcW w:w="1157" w:type="dxa"/>
            <w:vAlign w:val="center"/>
          </w:tcPr>
          <w:p w14:paraId="563016F2"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11</w:t>
            </w:r>
          </w:p>
        </w:tc>
        <w:tc>
          <w:tcPr>
            <w:tcW w:w="2347" w:type="dxa"/>
            <w:vAlign w:val="center"/>
          </w:tcPr>
          <w:p w14:paraId="0DED2952"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Primary key</w:t>
            </w:r>
          </w:p>
        </w:tc>
      </w:tr>
      <w:tr w:rsidR="00354DA5" w:rsidRPr="00AA016B" w14:paraId="05894679" w14:textId="77777777" w:rsidTr="00AA016B">
        <w:trPr>
          <w:trHeight w:val="850"/>
        </w:trPr>
        <w:tc>
          <w:tcPr>
            <w:tcW w:w="1049" w:type="dxa"/>
            <w:vAlign w:val="center"/>
          </w:tcPr>
          <w:p w14:paraId="4444B29E"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2.</w:t>
            </w:r>
          </w:p>
        </w:tc>
        <w:tc>
          <w:tcPr>
            <w:tcW w:w="1645" w:type="dxa"/>
            <w:vAlign w:val="center"/>
          </w:tcPr>
          <w:p w14:paraId="1A854313"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queries</w:t>
            </w:r>
          </w:p>
        </w:tc>
        <w:tc>
          <w:tcPr>
            <w:tcW w:w="1819" w:type="dxa"/>
            <w:vAlign w:val="center"/>
          </w:tcPr>
          <w:p w14:paraId="056AE40E"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1157" w:type="dxa"/>
            <w:vAlign w:val="center"/>
          </w:tcPr>
          <w:p w14:paraId="70BBB0BE"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500</w:t>
            </w:r>
          </w:p>
        </w:tc>
        <w:tc>
          <w:tcPr>
            <w:tcW w:w="2347" w:type="dxa"/>
            <w:vAlign w:val="center"/>
          </w:tcPr>
          <w:p w14:paraId="6B786A0C" w14:textId="322DB5FD"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354DA5" w:rsidRPr="00AA016B" w14:paraId="2764F0D5" w14:textId="77777777" w:rsidTr="00AA016B">
        <w:trPr>
          <w:trHeight w:val="850"/>
        </w:trPr>
        <w:tc>
          <w:tcPr>
            <w:tcW w:w="1049" w:type="dxa"/>
            <w:vAlign w:val="center"/>
          </w:tcPr>
          <w:p w14:paraId="7E614A06"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w:t>
            </w:r>
          </w:p>
        </w:tc>
        <w:tc>
          <w:tcPr>
            <w:tcW w:w="1645" w:type="dxa"/>
            <w:vAlign w:val="center"/>
          </w:tcPr>
          <w:p w14:paraId="7561BF9D"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replies</w:t>
            </w:r>
          </w:p>
        </w:tc>
        <w:tc>
          <w:tcPr>
            <w:tcW w:w="1819" w:type="dxa"/>
            <w:vAlign w:val="center"/>
          </w:tcPr>
          <w:p w14:paraId="4200D88E"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1157" w:type="dxa"/>
            <w:vAlign w:val="center"/>
          </w:tcPr>
          <w:p w14:paraId="3580966E"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500</w:t>
            </w:r>
          </w:p>
        </w:tc>
        <w:tc>
          <w:tcPr>
            <w:tcW w:w="2347" w:type="dxa"/>
            <w:vAlign w:val="center"/>
          </w:tcPr>
          <w:p w14:paraId="2117C172" w14:textId="77777777" w:rsidR="00354DA5" w:rsidRPr="00AA016B" w:rsidRDefault="00354DA5"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bl>
    <w:p w14:paraId="70C21FAE" w14:textId="6A29F586" w:rsidR="00354DA5" w:rsidRPr="00AA016B" w:rsidRDefault="00354DA5" w:rsidP="00142CAD">
      <w:pPr>
        <w:spacing w:line="360" w:lineRule="auto"/>
        <w:jc w:val="both"/>
        <w:rPr>
          <w:rFonts w:ascii="Times New Roman" w:hAnsi="Times New Roman" w:cs="Times New Roman"/>
          <w:sz w:val="28"/>
          <w:szCs w:val="28"/>
        </w:rPr>
      </w:pPr>
    </w:p>
    <w:p w14:paraId="42710386" w14:textId="42F6E89F" w:rsidR="00354DA5" w:rsidRPr="00AA016B" w:rsidRDefault="00354DA5" w:rsidP="00142CAD">
      <w:pPr>
        <w:spacing w:after="0" w:line="360" w:lineRule="auto"/>
        <w:ind w:left="1701"/>
        <w:jc w:val="both"/>
        <w:rPr>
          <w:rFonts w:ascii="Times New Roman" w:hAnsi="Times New Roman" w:cs="Times New Roman"/>
          <w:sz w:val="28"/>
          <w:szCs w:val="28"/>
        </w:rPr>
      </w:pPr>
      <w:r w:rsidRPr="00AA016B">
        <w:rPr>
          <w:rFonts w:ascii="Times New Roman" w:hAnsi="Times New Roman" w:cs="Times New Roman"/>
          <w:sz w:val="28"/>
          <w:szCs w:val="28"/>
        </w:rPr>
        <w:lastRenderedPageBreak/>
        <w:t>TABLE:</w:t>
      </w:r>
      <w:r w:rsidR="00314DB3">
        <w:rPr>
          <w:rFonts w:ascii="Times New Roman" w:hAnsi="Times New Roman" w:cs="Times New Roman"/>
          <w:sz w:val="28"/>
          <w:szCs w:val="28"/>
        </w:rPr>
        <w:t xml:space="preserve"> </w:t>
      </w:r>
      <w:r w:rsidRPr="00AA016B">
        <w:rPr>
          <w:rFonts w:ascii="Times New Roman" w:hAnsi="Times New Roman" w:cs="Times New Roman"/>
          <w:sz w:val="28"/>
          <w:szCs w:val="28"/>
        </w:rPr>
        <w:t>EVENTS</w:t>
      </w:r>
    </w:p>
    <w:p w14:paraId="04A0F45D" w14:textId="77777777" w:rsidR="00354DA5" w:rsidRPr="00AA016B" w:rsidRDefault="00354DA5" w:rsidP="00142CAD">
      <w:pPr>
        <w:spacing w:after="0" w:line="360" w:lineRule="auto"/>
        <w:ind w:left="1701"/>
        <w:jc w:val="both"/>
        <w:rPr>
          <w:rFonts w:ascii="Times New Roman" w:hAnsi="Times New Roman" w:cs="Times New Roman"/>
          <w:sz w:val="28"/>
          <w:szCs w:val="28"/>
        </w:rPr>
      </w:pPr>
      <w:r w:rsidRPr="00AA016B">
        <w:rPr>
          <w:rFonts w:ascii="Times New Roman" w:hAnsi="Times New Roman" w:cs="Times New Roman"/>
          <w:sz w:val="28"/>
          <w:szCs w:val="28"/>
        </w:rPr>
        <w:t>DESCRIPTION: To store calendar events .</w:t>
      </w:r>
    </w:p>
    <w:tbl>
      <w:tblPr>
        <w:tblStyle w:val="TableGrid"/>
        <w:tblW w:w="7938" w:type="dxa"/>
        <w:tblInd w:w="1696" w:type="dxa"/>
        <w:tblCellMar>
          <w:left w:w="28" w:type="dxa"/>
          <w:right w:w="28" w:type="dxa"/>
        </w:tblCellMar>
        <w:tblLook w:val="04A0" w:firstRow="1" w:lastRow="0" w:firstColumn="1" w:lastColumn="0" w:noHBand="0" w:noVBand="1"/>
      </w:tblPr>
      <w:tblGrid>
        <w:gridCol w:w="935"/>
        <w:gridCol w:w="1682"/>
        <w:gridCol w:w="1915"/>
        <w:gridCol w:w="1059"/>
        <w:gridCol w:w="2347"/>
      </w:tblGrid>
      <w:tr w:rsidR="00AB5B80" w:rsidRPr="00AA016B" w14:paraId="77AEF2B5" w14:textId="77777777" w:rsidTr="00AA016B">
        <w:trPr>
          <w:trHeight w:val="850"/>
        </w:trPr>
        <w:tc>
          <w:tcPr>
            <w:tcW w:w="935" w:type="dxa"/>
            <w:vAlign w:val="center"/>
          </w:tcPr>
          <w:p w14:paraId="76BE6220"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SL NO.</w:t>
            </w:r>
          </w:p>
        </w:tc>
        <w:tc>
          <w:tcPr>
            <w:tcW w:w="1682" w:type="dxa"/>
            <w:vAlign w:val="center"/>
          </w:tcPr>
          <w:p w14:paraId="00C75FEA"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FIELD NAME</w:t>
            </w:r>
          </w:p>
        </w:tc>
        <w:tc>
          <w:tcPr>
            <w:tcW w:w="1915" w:type="dxa"/>
            <w:vAlign w:val="center"/>
          </w:tcPr>
          <w:p w14:paraId="7BB731E7"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DATATYPE</w:t>
            </w:r>
          </w:p>
        </w:tc>
        <w:tc>
          <w:tcPr>
            <w:tcW w:w="1059" w:type="dxa"/>
            <w:vAlign w:val="center"/>
          </w:tcPr>
          <w:p w14:paraId="3E0256F7"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SIZE</w:t>
            </w:r>
          </w:p>
        </w:tc>
        <w:tc>
          <w:tcPr>
            <w:tcW w:w="2347" w:type="dxa"/>
            <w:vAlign w:val="center"/>
          </w:tcPr>
          <w:p w14:paraId="7ACF2442"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CONSTRAINTS</w:t>
            </w:r>
          </w:p>
        </w:tc>
      </w:tr>
      <w:tr w:rsidR="00AB5B80" w:rsidRPr="00AA016B" w14:paraId="1BF74508" w14:textId="77777777" w:rsidTr="00AA016B">
        <w:trPr>
          <w:trHeight w:val="850"/>
        </w:trPr>
        <w:tc>
          <w:tcPr>
            <w:tcW w:w="935" w:type="dxa"/>
            <w:vAlign w:val="center"/>
          </w:tcPr>
          <w:p w14:paraId="0DA1F7FA"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1.</w:t>
            </w:r>
          </w:p>
        </w:tc>
        <w:tc>
          <w:tcPr>
            <w:tcW w:w="1682" w:type="dxa"/>
            <w:vAlign w:val="center"/>
          </w:tcPr>
          <w:p w14:paraId="19B2ECCB"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id</w:t>
            </w:r>
          </w:p>
        </w:tc>
        <w:tc>
          <w:tcPr>
            <w:tcW w:w="1915" w:type="dxa"/>
            <w:vAlign w:val="center"/>
          </w:tcPr>
          <w:p w14:paraId="0032D95A"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int</w:t>
            </w:r>
          </w:p>
        </w:tc>
        <w:tc>
          <w:tcPr>
            <w:tcW w:w="1059" w:type="dxa"/>
            <w:vAlign w:val="center"/>
          </w:tcPr>
          <w:p w14:paraId="39C90E9D"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11</w:t>
            </w:r>
          </w:p>
        </w:tc>
        <w:tc>
          <w:tcPr>
            <w:tcW w:w="2347" w:type="dxa"/>
            <w:vAlign w:val="center"/>
          </w:tcPr>
          <w:p w14:paraId="71426A5C"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Primary Key</w:t>
            </w:r>
          </w:p>
        </w:tc>
      </w:tr>
      <w:tr w:rsidR="00AB5B80" w:rsidRPr="00AA016B" w14:paraId="21DAB8E4" w14:textId="77777777" w:rsidTr="00AA016B">
        <w:trPr>
          <w:trHeight w:val="850"/>
        </w:trPr>
        <w:tc>
          <w:tcPr>
            <w:tcW w:w="935" w:type="dxa"/>
            <w:vAlign w:val="center"/>
          </w:tcPr>
          <w:p w14:paraId="78201640"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2.</w:t>
            </w:r>
          </w:p>
        </w:tc>
        <w:tc>
          <w:tcPr>
            <w:tcW w:w="1682" w:type="dxa"/>
            <w:vAlign w:val="center"/>
          </w:tcPr>
          <w:p w14:paraId="020286FF"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title</w:t>
            </w:r>
          </w:p>
        </w:tc>
        <w:tc>
          <w:tcPr>
            <w:tcW w:w="1915" w:type="dxa"/>
            <w:vAlign w:val="center"/>
          </w:tcPr>
          <w:p w14:paraId="36018DEC" w14:textId="4C8A6225" w:rsidR="00354DA5" w:rsidRPr="00AA016B" w:rsidRDefault="00EE5F0F"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V</w:t>
            </w:r>
            <w:r w:rsidR="00354DA5" w:rsidRPr="00AA016B">
              <w:rPr>
                <w:rFonts w:ascii="Times New Roman" w:hAnsi="Times New Roman" w:cs="Times New Roman"/>
                <w:noProof/>
                <w:sz w:val="28"/>
                <w:szCs w:val="28"/>
              </w:rPr>
              <w:t>archar</w:t>
            </w:r>
          </w:p>
        </w:tc>
        <w:tc>
          <w:tcPr>
            <w:tcW w:w="1059" w:type="dxa"/>
            <w:vAlign w:val="center"/>
          </w:tcPr>
          <w:p w14:paraId="74AE73CB"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255</w:t>
            </w:r>
          </w:p>
        </w:tc>
        <w:tc>
          <w:tcPr>
            <w:tcW w:w="2347" w:type="dxa"/>
            <w:vAlign w:val="center"/>
          </w:tcPr>
          <w:p w14:paraId="639D3A84"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AB5B80" w:rsidRPr="00AA016B" w14:paraId="0A407186" w14:textId="77777777" w:rsidTr="00AA016B">
        <w:trPr>
          <w:trHeight w:val="850"/>
        </w:trPr>
        <w:tc>
          <w:tcPr>
            <w:tcW w:w="935" w:type="dxa"/>
            <w:vAlign w:val="center"/>
          </w:tcPr>
          <w:p w14:paraId="5EF3BB9F"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3.</w:t>
            </w:r>
          </w:p>
        </w:tc>
        <w:tc>
          <w:tcPr>
            <w:tcW w:w="1682" w:type="dxa"/>
            <w:vAlign w:val="center"/>
          </w:tcPr>
          <w:p w14:paraId="4771B6D3" w14:textId="77777777" w:rsidR="00354DA5" w:rsidRPr="00AA016B" w:rsidRDefault="00354DA5" w:rsidP="00142CAD">
            <w:pPr>
              <w:spacing w:after="120" w:line="360" w:lineRule="auto"/>
              <w:ind w:left="-514" w:right="284" w:firstLine="514"/>
              <w:jc w:val="both"/>
              <w:rPr>
                <w:rFonts w:ascii="Times New Roman" w:hAnsi="Times New Roman" w:cs="Times New Roman"/>
                <w:sz w:val="28"/>
                <w:szCs w:val="28"/>
              </w:rPr>
            </w:pPr>
            <w:r w:rsidRPr="00AA016B">
              <w:rPr>
                <w:rFonts w:ascii="Times New Roman" w:hAnsi="Times New Roman" w:cs="Times New Roman"/>
                <w:sz w:val="28"/>
                <w:szCs w:val="28"/>
              </w:rPr>
              <w:t>start_date</w:t>
            </w:r>
          </w:p>
        </w:tc>
        <w:tc>
          <w:tcPr>
            <w:tcW w:w="1915" w:type="dxa"/>
            <w:vAlign w:val="center"/>
          </w:tcPr>
          <w:p w14:paraId="707FA45A" w14:textId="0F014518" w:rsidR="00354DA5" w:rsidRPr="00AA016B" w:rsidRDefault="00EE5F0F" w:rsidP="00142CAD">
            <w:pPr>
              <w:spacing w:after="120" w:line="360" w:lineRule="auto"/>
              <w:ind w:right="284"/>
              <w:jc w:val="both"/>
              <w:rPr>
                <w:rFonts w:ascii="Times New Roman" w:hAnsi="Times New Roman" w:cs="Times New Roman"/>
                <w:sz w:val="28"/>
                <w:szCs w:val="28"/>
              </w:rPr>
            </w:pPr>
            <w:r>
              <w:rPr>
                <w:rFonts w:ascii="Times New Roman" w:hAnsi="Times New Roman" w:cs="Times New Roman"/>
                <w:sz w:val="28"/>
                <w:szCs w:val="28"/>
              </w:rPr>
              <w:t>date</w:t>
            </w:r>
          </w:p>
        </w:tc>
        <w:tc>
          <w:tcPr>
            <w:tcW w:w="1059" w:type="dxa"/>
            <w:vAlign w:val="center"/>
          </w:tcPr>
          <w:p w14:paraId="6BD0F985"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50</w:t>
            </w:r>
          </w:p>
        </w:tc>
        <w:tc>
          <w:tcPr>
            <w:tcW w:w="2347" w:type="dxa"/>
            <w:vAlign w:val="center"/>
          </w:tcPr>
          <w:p w14:paraId="4B0141A7"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AB5B80" w:rsidRPr="00AA016B" w14:paraId="71AAD160" w14:textId="77777777" w:rsidTr="00AA016B">
        <w:trPr>
          <w:trHeight w:val="850"/>
        </w:trPr>
        <w:tc>
          <w:tcPr>
            <w:tcW w:w="935" w:type="dxa"/>
            <w:vAlign w:val="center"/>
          </w:tcPr>
          <w:p w14:paraId="654FCA97"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4.</w:t>
            </w:r>
          </w:p>
        </w:tc>
        <w:tc>
          <w:tcPr>
            <w:tcW w:w="1682" w:type="dxa"/>
            <w:vAlign w:val="center"/>
          </w:tcPr>
          <w:p w14:paraId="411BE370"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end_date</w:t>
            </w:r>
          </w:p>
        </w:tc>
        <w:tc>
          <w:tcPr>
            <w:tcW w:w="1915" w:type="dxa"/>
            <w:vAlign w:val="center"/>
          </w:tcPr>
          <w:p w14:paraId="65F11EB2" w14:textId="284F2646" w:rsidR="00354DA5" w:rsidRPr="00AA016B" w:rsidRDefault="00EE5F0F" w:rsidP="00142CAD">
            <w:pPr>
              <w:spacing w:after="120" w:line="360" w:lineRule="auto"/>
              <w:ind w:right="284"/>
              <w:jc w:val="both"/>
              <w:rPr>
                <w:rFonts w:ascii="Times New Roman" w:hAnsi="Times New Roman" w:cs="Times New Roman"/>
                <w:sz w:val="28"/>
                <w:szCs w:val="28"/>
              </w:rPr>
            </w:pPr>
            <w:r>
              <w:rPr>
                <w:rFonts w:ascii="Times New Roman" w:hAnsi="Times New Roman" w:cs="Times New Roman"/>
                <w:sz w:val="28"/>
                <w:szCs w:val="28"/>
              </w:rPr>
              <w:t>date</w:t>
            </w:r>
          </w:p>
        </w:tc>
        <w:tc>
          <w:tcPr>
            <w:tcW w:w="1059" w:type="dxa"/>
            <w:vAlign w:val="center"/>
          </w:tcPr>
          <w:p w14:paraId="6E3378CA"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50</w:t>
            </w:r>
          </w:p>
        </w:tc>
        <w:tc>
          <w:tcPr>
            <w:tcW w:w="2347" w:type="dxa"/>
            <w:vAlign w:val="center"/>
          </w:tcPr>
          <w:p w14:paraId="47ADCD53"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AB5B80" w:rsidRPr="00AA016B" w14:paraId="16B63F72" w14:textId="77777777" w:rsidTr="00AA016B">
        <w:trPr>
          <w:trHeight w:val="850"/>
        </w:trPr>
        <w:tc>
          <w:tcPr>
            <w:tcW w:w="935" w:type="dxa"/>
            <w:vAlign w:val="center"/>
          </w:tcPr>
          <w:p w14:paraId="412F431D"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5.</w:t>
            </w:r>
          </w:p>
        </w:tc>
        <w:tc>
          <w:tcPr>
            <w:tcW w:w="1682" w:type="dxa"/>
            <w:vAlign w:val="center"/>
          </w:tcPr>
          <w:p w14:paraId="4D2E9776"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created</w:t>
            </w:r>
          </w:p>
        </w:tc>
        <w:tc>
          <w:tcPr>
            <w:tcW w:w="1915" w:type="dxa"/>
            <w:vAlign w:val="center"/>
          </w:tcPr>
          <w:p w14:paraId="0F75613D" w14:textId="7009B2EB" w:rsidR="00354DA5" w:rsidRPr="00AA016B" w:rsidRDefault="00EE5F0F" w:rsidP="00142CAD">
            <w:pPr>
              <w:spacing w:after="120" w:line="360" w:lineRule="auto"/>
              <w:ind w:right="284"/>
              <w:jc w:val="both"/>
              <w:rPr>
                <w:rFonts w:ascii="Times New Roman" w:hAnsi="Times New Roman" w:cs="Times New Roman"/>
                <w:sz w:val="28"/>
                <w:szCs w:val="28"/>
              </w:rPr>
            </w:pPr>
            <w:r>
              <w:rPr>
                <w:rFonts w:ascii="Times New Roman" w:hAnsi="Times New Roman" w:cs="Times New Roman"/>
                <w:sz w:val="28"/>
                <w:szCs w:val="28"/>
              </w:rPr>
              <w:t>d</w:t>
            </w:r>
            <w:r w:rsidR="00354DA5" w:rsidRPr="00AA016B">
              <w:rPr>
                <w:rFonts w:ascii="Times New Roman" w:hAnsi="Times New Roman" w:cs="Times New Roman"/>
                <w:sz w:val="28"/>
                <w:szCs w:val="28"/>
              </w:rPr>
              <w:t>ate</w:t>
            </w:r>
          </w:p>
        </w:tc>
        <w:tc>
          <w:tcPr>
            <w:tcW w:w="1059" w:type="dxa"/>
            <w:vAlign w:val="center"/>
          </w:tcPr>
          <w:p w14:paraId="25200CB2" w14:textId="77777777" w:rsidR="00354DA5" w:rsidRPr="00AA016B" w:rsidRDefault="00354DA5" w:rsidP="00142CAD">
            <w:pPr>
              <w:spacing w:after="120" w:line="360" w:lineRule="auto"/>
              <w:ind w:right="284"/>
              <w:jc w:val="both"/>
              <w:rPr>
                <w:rFonts w:ascii="Times New Roman" w:hAnsi="Times New Roman" w:cs="Times New Roman"/>
                <w:sz w:val="28"/>
                <w:szCs w:val="28"/>
              </w:rPr>
            </w:pPr>
          </w:p>
        </w:tc>
        <w:tc>
          <w:tcPr>
            <w:tcW w:w="2347" w:type="dxa"/>
            <w:vAlign w:val="center"/>
          </w:tcPr>
          <w:p w14:paraId="5993D098"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AB5B80" w:rsidRPr="00AA016B" w14:paraId="2BD5205F" w14:textId="77777777" w:rsidTr="00AA016B">
        <w:trPr>
          <w:trHeight w:val="850"/>
        </w:trPr>
        <w:tc>
          <w:tcPr>
            <w:tcW w:w="935" w:type="dxa"/>
            <w:vAlign w:val="center"/>
          </w:tcPr>
          <w:p w14:paraId="68ACC54A"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6.</w:t>
            </w:r>
          </w:p>
        </w:tc>
        <w:tc>
          <w:tcPr>
            <w:tcW w:w="1682" w:type="dxa"/>
            <w:vAlign w:val="center"/>
          </w:tcPr>
          <w:p w14:paraId="47198FA9"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status</w:t>
            </w:r>
          </w:p>
        </w:tc>
        <w:tc>
          <w:tcPr>
            <w:tcW w:w="1915" w:type="dxa"/>
            <w:vAlign w:val="center"/>
          </w:tcPr>
          <w:p w14:paraId="3AA90FD3"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tinyint</w:t>
            </w:r>
          </w:p>
        </w:tc>
        <w:tc>
          <w:tcPr>
            <w:tcW w:w="1059" w:type="dxa"/>
            <w:vAlign w:val="center"/>
          </w:tcPr>
          <w:p w14:paraId="02D0EBCC"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sz w:val="28"/>
                <w:szCs w:val="28"/>
              </w:rPr>
              <w:t>1</w:t>
            </w:r>
          </w:p>
        </w:tc>
        <w:tc>
          <w:tcPr>
            <w:tcW w:w="2347" w:type="dxa"/>
            <w:vAlign w:val="center"/>
          </w:tcPr>
          <w:p w14:paraId="23F291EE" w14:textId="77777777" w:rsidR="00354DA5" w:rsidRPr="00AA016B" w:rsidRDefault="00354DA5" w:rsidP="00142CAD">
            <w:pPr>
              <w:spacing w:after="120" w:line="360" w:lineRule="auto"/>
              <w:ind w:right="284"/>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bl>
    <w:p w14:paraId="5F8B3C3B" w14:textId="77777777" w:rsidR="00EE5F0F" w:rsidRDefault="00EE5F0F" w:rsidP="00142CAD">
      <w:pPr>
        <w:spacing w:after="0" w:line="360" w:lineRule="auto"/>
        <w:jc w:val="both"/>
        <w:rPr>
          <w:rFonts w:ascii="Times New Roman" w:hAnsi="Times New Roman" w:cs="Times New Roman"/>
          <w:noProof/>
          <w:sz w:val="28"/>
          <w:szCs w:val="28"/>
        </w:rPr>
      </w:pPr>
    </w:p>
    <w:p w14:paraId="7A11F652" w14:textId="7EFC07C5" w:rsidR="00AB5B80" w:rsidRPr="00AA016B" w:rsidRDefault="00EE5F0F" w:rsidP="00142CAD">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AB5B80" w:rsidRPr="00AA016B">
        <w:rPr>
          <w:rFonts w:ascii="Times New Roman" w:hAnsi="Times New Roman" w:cs="Times New Roman"/>
          <w:noProof/>
          <w:sz w:val="28"/>
          <w:szCs w:val="28"/>
        </w:rPr>
        <w:t>TABLE:</w:t>
      </w:r>
      <w:r w:rsidR="00314DB3">
        <w:rPr>
          <w:rFonts w:ascii="Times New Roman" w:hAnsi="Times New Roman" w:cs="Times New Roman"/>
          <w:noProof/>
          <w:sz w:val="28"/>
          <w:szCs w:val="28"/>
        </w:rPr>
        <w:t xml:space="preserve"> </w:t>
      </w:r>
      <w:r w:rsidR="00AB5B80" w:rsidRPr="00AA016B">
        <w:rPr>
          <w:rFonts w:ascii="Times New Roman" w:hAnsi="Times New Roman" w:cs="Times New Roman"/>
          <w:noProof/>
          <w:sz w:val="28"/>
          <w:szCs w:val="28"/>
        </w:rPr>
        <w:t>IDEA</w:t>
      </w:r>
    </w:p>
    <w:p w14:paraId="1E2390EA" w14:textId="40518C4B" w:rsidR="00AB5B80" w:rsidRPr="00AA016B" w:rsidRDefault="00AB5B80" w:rsidP="00142CAD">
      <w:pPr>
        <w:spacing w:after="0" w:line="360" w:lineRule="auto"/>
        <w:ind w:left="1701"/>
        <w:jc w:val="both"/>
        <w:rPr>
          <w:rFonts w:ascii="Times New Roman" w:hAnsi="Times New Roman" w:cs="Times New Roman"/>
          <w:noProof/>
          <w:sz w:val="28"/>
          <w:szCs w:val="28"/>
        </w:rPr>
      </w:pPr>
      <w:r w:rsidRPr="00AA016B">
        <w:rPr>
          <w:rFonts w:ascii="Times New Roman" w:hAnsi="Times New Roman" w:cs="Times New Roman"/>
          <w:noProof/>
          <w:sz w:val="28"/>
          <w:szCs w:val="28"/>
        </w:rPr>
        <w:t>DESCRIPTION: To store the creative ideas of users</w:t>
      </w:r>
      <w:r w:rsidR="00EE5F0F">
        <w:rPr>
          <w:rFonts w:ascii="Times New Roman" w:hAnsi="Times New Roman" w:cs="Times New Roman"/>
          <w:noProof/>
          <w:sz w:val="28"/>
          <w:szCs w:val="28"/>
        </w:rPr>
        <w:t>.</w:t>
      </w:r>
    </w:p>
    <w:tbl>
      <w:tblPr>
        <w:tblStyle w:val="TableGrid"/>
        <w:tblW w:w="7938" w:type="dxa"/>
        <w:tblInd w:w="1696" w:type="dxa"/>
        <w:tblLayout w:type="fixed"/>
        <w:tblCellMar>
          <w:left w:w="28" w:type="dxa"/>
          <w:right w:w="28" w:type="dxa"/>
        </w:tblCellMar>
        <w:tblLook w:val="04A0" w:firstRow="1" w:lastRow="0" w:firstColumn="1" w:lastColumn="0" w:noHBand="0" w:noVBand="1"/>
      </w:tblPr>
      <w:tblGrid>
        <w:gridCol w:w="851"/>
        <w:gridCol w:w="1843"/>
        <w:gridCol w:w="1842"/>
        <w:gridCol w:w="993"/>
        <w:gridCol w:w="2409"/>
      </w:tblGrid>
      <w:tr w:rsidR="00076749" w:rsidRPr="00AA016B" w14:paraId="66784D46" w14:textId="77777777" w:rsidTr="005B1651">
        <w:trPr>
          <w:trHeight w:val="850"/>
        </w:trPr>
        <w:tc>
          <w:tcPr>
            <w:tcW w:w="851" w:type="dxa"/>
            <w:vAlign w:val="center"/>
          </w:tcPr>
          <w:p w14:paraId="557B34DA"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SL NO.</w:t>
            </w:r>
          </w:p>
        </w:tc>
        <w:tc>
          <w:tcPr>
            <w:tcW w:w="1843" w:type="dxa"/>
            <w:vAlign w:val="center"/>
          </w:tcPr>
          <w:p w14:paraId="72A772D9"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FIELD NAME</w:t>
            </w:r>
          </w:p>
        </w:tc>
        <w:tc>
          <w:tcPr>
            <w:tcW w:w="1842" w:type="dxa"/>
            <w:vAlign w:val="center"/>
          </w:tcPr>
          <w:p w14:paraId="1CEDDF01"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DATATYPE</w:t>
            </w:r>
          </w:p>
        </w:tc>
        <w:tc>
          <w:tcPr>
            <w:tcW w:w="993" w:type="dxa"/>
            <w:vAlign w:val="center"/>
          </w:tcPr>
          <w:p w14:paraId="6C90D9B1"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SIZE</w:t>
            </w:r>
          </w:p>
        </w:tc>
        <w:tc>
          <w:tcPr>
            <w:tcW w:w="2409" w:type="dxa"/>
            <w:vAlign w:val="center"/>
          </w:tcPr>
          <w:p w14:paraId="0BFC3B36"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CONSTRAINTS</w:t>
            </w:r>
          </w:p>
        </w:tc>
      </w:tr>
      <w:tr w:rsidR="00076749" w:rsidRPr="00AA016B" w14:paraId="3FFC5C21" w14:textId="77777777" w:rsidTr="005B1651">
        <w:trPr>
          <w:trHeight w:val="850"/>
        </w:trPr>
        <w:tc>
          <w:tcPr>
            <w:tcW w:w="851" w:type="dxa"/>
            <w:vAlign w:val="center"/>
          </w:tcPr>
          <w:p w14:paraId="30395B49"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w:t>
            </w:r>
          </w:p>
        </w:tc>
        <w:tc>
          <w:tcPr>
            <w:tcW w:w="1843" w:type="dxa"/>
            <w:vAlign w:val="center"/>
          </w:tcPr>
          <w:p w14:paraId="236FC5BB"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id</w:t>
            </w:r>
          </w:p>
        </w:tc>
        <w:tc>
          <w:tcPr>
            <w:tcW w:w="1842" w:type="dxa"/>
            <w:vAlign w:val="center"/>
          </w:tcPr>
          <w:p w14:paraId="120151FB"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Int</w:t>
            </w:r>
          </w:p>
        </w:tc>
        <w:tc>
          <w:tcPr>
            <w:tcW w:w="993" w:type="dxa"/>
            <w:vAlign w:val="center"/>
          </w:tcPr>
          <w:p w14:paraId="57B2C2C1"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100</w:t>
            </w:r>
          </w:p>
        </w:tc>
        <w:tc>
          <w:tcPr>
            <w:tcW w:w="2409" w:type="dxa"/>
            <w:vAlign w:val="center"/>
          </w:tcPr>
          <w:p w14:paraId="7FE64545"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Primary Key</w:t>
            </w:r>
          </w:p>
        </w:tc>
      </w:tr>
      <w:tr w:rsidR="00076749" w:rsidRPr="00AA016B" w14:paraId="0D4EF0DF" w14:textId="77777777" w:rsidTr="005B1651">
        <w:trPr>
          <w:trHeight w:val="850"/>
        </w:trPr>
        <w:tc>
          <w:tcPr>
            <w:tcW w:w="851" w:type="dxa"/>
            <w:vAlign w:val="center"/>
          </w:tcPr>
          <w:p w14:paraId="4F6745C3"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2.</w:t>
            </w:r>
          </w:p>
        </w:tc>
        <w:tc>
          <w:tcPr>
            <w:tcW w:w="1843" w:type="dxa"/>
            <w:vAlign w:val="center"/>
          </w:tcPr>
          <w:p w14:paraId="47EC39A2"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user_id</w:t>
            </w:r>
          </w:p>
        </w:tc>
        <w:tc>
          <w:tcPr>
            <w:tcW w:w="1842" w:type="dxa"/>
            <w:vAlign w:val="center"/>
          </w:tcPr>
          <w:p w14:paraId="4C6BD5FD"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int</w:t>
            </w:r>
          </w:p>
        </w:tc>
        <w:tc>
          <w:tcPr>
            <w:tcW w:w="993" w:type="dxa"/>
            <w:vAlign w:val="center"/>
          </w:tcPr>
          <w:p w14:paraId="5FFD3874"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100</w:t>
            </w:r>
          </w:p>
        </w:tc>
        <w:tc>
          <w:tcPr>
            <w:tcW w:w="2409" w:type="dxa"/>
            <w:vAlign w:val="center"/>
          </w:tcPr>
          <w:p w14:paraId="106BA96A"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7170F600" w14:textId="77777777" w:rsidTr="005B1651">
        <w:trPr>
          <w:trHeight w:val="850"/>
        </w:trPr>
        <w:tc>
          <w:tcPr>
            <w:tcW w:w="851" w:type="dxa"/>
            <w:vAlign w:val="center"/>
          </w:tcPr>
          <w:p w14:paraId="287B58AE"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w:t>
            </w:r>
          </w:p>
        </w:tc>
        <w:tc>
          <w:tcPr>
            <w:tcW w:w="1843" w:type="dxa"/>
            <w:vAlign w:val="center"/>
          </w:tcPr>
          <w:p w14:paraId="1F05D17F"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name</w:t>
            </w:r>
          </w:p>
        </w:tc>
        <w:tc>
          <w:tcPr>
            <w:tcW w:w="1842" w:type="dxa"/>
            <w:vAlign w:val="center"/>
          </w:tcPr>
          <w:p w14:paraId="3D42B726"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93" w:type="dxa"/>
            <w:vAlign w:val="center"/>
          </w:tcPr>
          <w:p w14:paraId="4379079E"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100</w:t>
            </w:r>
          </w:p>
        </w:tc>
        <w:tc>
          <w:tcPr>
            <w:tcW w:w="2409" w:type="dxa"/>
            <w:vAlign w:val="center"/>
          </w:tcPr>
          <w:p w14:paraId="152617EF"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0878ACF0" w14:textId="77777777" w:rsidTr="005B1651">
        <w:trPr>
          <w:trHeight w:val="850"/>
        </w:trPr>
        <w:tc>
          <w:tcPr>
            <w:tcW w:w="851" w:type="dxa"/>
            <w:vAlign w:val="center"/>
          </w:tcPr>
          <w:p w14:paraId="159A5776"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4.</w:t>
            </w:r>
          </w:p>
        </w:tc>
        <w:tc>
          <w:tcPr>
            <w:tcW w:w="1843" w:type="dxa"/>
            <w:vAlign w:val="center"/>
          </w:tcPr>
          <w:p w14:paraId="5D1A0E46"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department</w:t>
            </w:r>
          </w:p>
        </w:tc>
        <w:tc>
          <w:tcPr>
            <w:tcW w:w="1842" w:type="dxa"/>
            <w:vAlign w:val="center"/>
          </w:tcPr>
          <w:p w14:paraId="4BA28D6A"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93" w:type="dxa"/>
            <w:vAlign w:val="center"/>
          </w:tcPr>
          <w:p w14:paraId="3617EA42"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100</w:t>
            </w:r>
          </w:p>
        </w:tc>
        <w:tc>
          <w:tcPr>
            <w:tcW w:w="2409" w:type="dxa"/>
            <w:vAlign w:val="center"/>
          </w:tcPr>
          <w:p w14:paraId="4E82BC25"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275B4F52" w14:textId="77777777" w:rsidTr="005B1651">
        <w:trPr>
          <w:trHeight w:val="850"/>
        </w:trPr>
        <w:tc>
          <w:tcPr>
            <w:tcW w:w="851" w:type="dxa"/>
            <w:vAlign w:val="center"/>
          </w:tcPr>
          <w:p w14:paraId="188F3055"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lastRenderedPageBreak/>
              <w:t>5.</w:t>
            </w:r>
          </w:p>
        </w:tc>
        <w:tc>
          <w:tcPr>
            <w:tcW w:w="1843" w:type="dxa"/>
            <w:vAlign w:val="center"/>
          </w:tcPr>
          <w:p w14:paraId="483DE8BF"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idea</w:t>
            </w:r>
          </w:p>
        </w:tc>
        <w:tc>
          <w:tcPr>
            <w:tcW w:w="1842" w:type="dxa"/>
            <w:vAlign w:val="center"/>
          </w:tcPr>
          <w:p w14:paraId="0A16C640"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93" w:type="dxa"/>
            <w:vAlign w:val="center"/>
          </w:tcPr>
          <w:p w14:paraId="26C03714"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700</w:t>
            </w:r>
          </w:p>
        </w:tc>
        <w:tc>
          <w:tcPr>
            <w:tcW w:w="2409" w:type="dxa"/>
            <w:vAlign w:val="center"/>
          </w:tcPr>
          <w:p w14:paraId="370DCC17"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150F3BD1" w14:textId="77777777" w:rsidTr="005B1651">
        <w:trPr>
          <w:trHeight w:val="850"/>
        </w:trPr>
        <w:tc>
          <w:tcPr>
            <w:tcW w:w="851" w:type="dxa"/>
            <w:vAlign w:val="center"/>
          </w:tcPr>
          <w:p w14:paraId="74FEC2C5"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6.</w:t>
            </w:r>
          </w:p>
        </w:tc>
        <w:tc>
          <w:tcPr>
            <w:tcW w:w="1843" w:type="dxa"/>
            <w:vAlign w:val="center"/>
          </w:tcPr>
          <w:p w14:paraId="6C82F26E"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status</w:t>
            </w:r>
          </w:p>
        </w:tc>
        <w:tc>
          <w:tcPr>
            <w:tcW w:w="1842" w:type="dxa"/>
            <w:vAlign w:val="center"/>
          </w:tcPr>
          <w:p w14:paraId="769B5155"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993" w:type="dxa"/>
            <w:vAlign w:val="center"/>
          </w:tcPr>
          <w:p w14:paraId="3F8C0EF5"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w:t>
            </w:r>
          </w:p>
        </w:tc>
        <w:tc>
          <w:tcPr>
            <w:tcW w:w="2409" w:type="dxa"/>
            <w:vAlign w:val="center"/>
          </w:tcPr>
          <w:p w14:paraId="7B26A830" w14:textId="77777777" w:rsidR="00AB5B80" w:rsidRPr="00AA016B" w:rsidRDefault="00AB5B80"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bl>
    <w:p w14:paraId="68E5175B" w14:textId="77777777" w:rsidR="00EE5F0F" w:rsidRDefault="00EE5F0F" w:rsidP="00142CA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59AF8348" w14:textId="02812E33" w:rsidR="005B1651" w:rsidRPr="00AA016B" w:rsidRDefault="00EE5F0F" w:rsidP="00142CA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5B1651" w:rsidRPr="00AA016B">
        <w:rPr>
          <w:rFonts w:ascii="Times New Roman" w:hAnsi="Times New Roman" w:cs="Times New Roman"/>
          <w:sz w:val="28"/>
          <w:szCs w:val="28"/>
        </w:rPr>
        <w:t>TABLE:</w:t>
      </w:r>
      <w:r w:rsidR="00314DB3">
        <w:rPr>
          <w:rFonts w:ascii="Times New Roman" w:hAnsi="Times New Roman" w:cs="Times New Roman"/>
          <w:sz w:val="28"/>
          <w:szCs w:val="28"/>
        </w:rPr>
        <w:t xml:space="preserve"> </w:t>
      </w:r>
      <w:r w:rsidR="005B1651" w:rsidRPr="00AA016B">
        <w:rPr>
          <w:rFonts w:ascii="Times New Roman" w:hAnsi="Times New Roman" w:cs="Times New Roman"/>
          <w:sz w:val="28"/>
          <w:szCs w:val="28"/>
        </w:rPr>
        <w:t>NOTIFICATION</w:t>
      </w:r>
    </w:p>
    <w:p w14:paraId="3A2CC621" w14:textId="668D5A27" w:rsidR="008A56A5" w:rsidRPr="00AA016B" w:rsidRDefault="005B1651" w:rsidP="000273FE">
      <w:pPr>
        <w:spacing w:after="0" w:line="360" w:lineRule="auto"/>
        <w:ind w:left="1701" w:right="849"/>
        <w:jc w:val="both"/>
        <w:rPr>
          <w:rFonts w:ascii="Times New Roman" w:hAnsi="Times New Roman" w:cs="Times New Roman"/>
          <w:sz w:val="28"/>
          <w:szCs w:val="28"/>
        </w:rPr>
      </w:pPr>
      <w:r w:rsidRPr="00AA016B">
        <w:rPr>
          <w:rFonts w:ascii="Times New Roman" w:hAnsi="Times New Roman" w:cs="Times New Roman"/>
          <w:sz w:val="28"/>
          <w:szCs w:val="28"/>
        </w:rPr>
        <w:t>DESCRIPTION: To store the newly published notifications under the university and institutions.</w:t>
      </w:r>
    </w:p>
    <w:tbl>
      <w:tblPr>
        <w:tblStyle w:val="TableGrid"/>
        <w:tblW w:w="0" w:type="auto"/>
        <w:tblInd w:w="1696" w:type="dxa"/>
        <w:tblCellMar>
          <w:left w:w="28" w:type="dxa"/>
          <w:right w:w="28" w:type="dxa"/>
        </w:tblCellMar>
        <w:tblLook w:val="04A0" w:firstRow="1" w:lastRow="0" w:firstColumn="1" w:lastColumn="0" w:noHBand="0" w:noVBand="1"/>
      </w:tblPr>
      <w:tblGrid>
        <w:gridCol w:w="851"/>
        <w:gridCol w:w="1843"/>
        <w:gridCol w:w="1842"/>
        <w:gridCol w:w="993"/>
        <w:gridCol w:w="2409"/>
      </w:tblGrid>
      <w:tr w:rsidR="005B1651" w:rsidRPr="00AA016B" w14:paraId="3361D554" w14:textId="77777777" w:rsidTr="005B1651">
        <w:trPr>
          <w:trHeight w:val="850"/>
        </w:trPr>
        <w:tc>
          <w:tcPr>
            <w:tcW w:w="851" w:type="dxa"/>
            <w:vAlign w:val="center"/>
          </w:tcPr>
          <w:p w14:paraId="3265E474"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SL NO.</w:t>
            </w:r>
          </w:p>
        </w:tc>
        <w:tc>
          <w:tcPr>
            <w:tcW w:w="1843" w:type="dxa"/>
            <w:vAlign w:val="center"/>
          </w:tcPr>
          <w:p w14:paraId="09FA099D" w14:textId="67B46164"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FIELD   NAME</w:t>
            </w:r>
          </w:p>
        </w:tc>
        <w:tc>
          <w:tcPr>
            <w:tcW w:w="1842" w:type="dxa"/>
            <w:vAlign w:val="center"/>
          </w:tcPr>
          <w:p w14:paraId="584F8CD9"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DATATYPE</w:t>
            </w:r>
          </w:p>
        </w:tc>
        <w:tc>
          <w:tcPr>
            <w:tcW w:w="993" w:type="dxa"/>
            <w:vAlign w:val="center"/>
          </w:tcPr>
          <w:p w14:paraId="7EDB3F3D"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SIZE</w:t>
            </w:r>
          </w:p>
        </w:tc>
        <w:tc>
          <w:tcPr>
            <w:tcW w:w="2409" w:type="dxa"/>
            <w:vAlign w:val="center"/>
          </w:tcPr>
          <w:p w14:paraId="3C160245"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CONSTRAINTS</w:t>
            </w:r>
          </w:p>
        </w:tc>
      </w:tr>
      <w:tr w:rsidR="005B1651" w:rsidRPr="00AA016B" w14:paraId="326F4C6B" w14:textId="77777777" w:rsidTr="005B1651">
        <w:trPr>
          <w:trHeight w:val="850"/>
        </w:trPr>
        <w:tc>
          <w:tcPr>
            <w:tcW w:w="851" w:type="dxa"/>
            <w:vAlign w:val="center"/>
          </w:tcPr>
          <w:p w14:paraId="4B41BD33"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1.</w:t>
            </w:r>
          </w:p>
        </w:tc>
        <w:tc>
          <w:tcPr>
            <w:tcW w:w="1843" w:type="dxa"/>
            <w:vAlign w:val="center"/>
          </w:tcPr>
          <w:p w14:paraId="34042485"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id</w:t>
            </w:r>
          </w:p>
        </w:tc>
        <w:tc>
          <w:tcPr>
            <w:tcW w:w="1842" w:type="dxa"/>
            <w:vAlign w:val="center"/>
          </w:tcPr>
          <w:p w14:paraId="1DF9D7BD"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Int</w:t>
            </w:r>
          </w:p>
        </w:tc>
        <w:tc>
          <w:tcPr>
            <w:tcW w:w="993" w:type="dxa"/>
            <w:vAlign w:val="center"/>
          </w:tcPr>
          <w:p w14:paraId="14D623D6"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w:t>
            </w:r>
          </w:p>
        </w:tc>
        <w:tc>
          <w:tcPr>
            <w:tcW w:w="2409" w:type="dxa"/>
            <w:vAlign w:val="center"/>
          </w:tcPr>
          <w:p w14:paraId="762988BA"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Primary Key</w:t>
            </w:r>
          </w:p>
        </w:tc>
      </w:tr>
      <w:tr w:rsidR="005B1651" w:rsidRPr="00AA016B" w14:paraId="2C5276CF" w14:textId="77777777" w:rsidTr="005B1651">
        <w:trPr>
          <w:trHeight w:val="850"/>
        </w:trPr>
        <w:tc>
          <w:tcPr>
            <w:tcW w:w="851" w:type="dxa"/>
            <w:vAlign w:val="center"/>
          </w:tcPr>
          <w:p w14:paraId="72D380A8"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2.</w:t>
            </w:r>
          </w:p>
        </w:tc>
        <w:tc>
          <w:tcPr>
            <w:tcW w:w="1843" w:type="dxa"/>
            <w:vAlign w:val="center"/>
          </w:tcPr>
          <w:p w14:paraId="36FB9A6D"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admin_id</w:t>
            </w:r>
          </w:p>
        </w:tc>
        <w:tc>
          <w:tcPr>
            <w:tcW w:w="1842" w:type="dxa"/>
            <w:vAlign w:val="center"/>
          </w:tcPr>
          <w:p w14:paraId="6D6028ED"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Varchar</w:t>
            </w:r>
          </w:p>
        </w:tc>
        <w:tc>
          <w:tcPr>
            <w:tcW w:w="993" w:type="dxa"/>
            <w:vAlign w:val="center"/>
          </w:tcPr>
          <w:p w14:paraId="1D0F0A6E"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100</w:t>
            </w:r>
          </w:p>
        </w:tc>
        <w:tc>
          <w:tcPr>
            <w:tcW w:w="2409" w:type="dxa"/>
            <w:vAlign w:val="center"/>
          </w:tcPr>
          <w:p w14:paraId="650FDB07"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5B1651" w:rsidRPr="00AA016B" w14:paraId="35B461C0" w14:textId="77777777" w:rsidTr="005B1651">
        <w:trPr>
          <w:trHeight w:val="850"/>
        </w:trPr>
        <w:tc>
          <w:tcPr>
            <w:tcW w:w="851" w:type="dxa"/>
            <w:vAlign w:val="center"/>
          </w:tcPr>
          <w:p w14:paraId="72A49FD0"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3.</w:t>
            </w:r>
          </w:p>
        </w:tc>
        <w:tc>
          <w:tcPr>
            <w:tcW w:w="1843" w:type="dxa"/>
            <w:vAlign w:val="center"/>
          </w:tcPr>
          <w:p w14:paraId="3093ECBE"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eventname</w:t>
            </w:r>
          </w:p>
        </w:tc>
        <w:tc>
          <w:tcPr>
            <w:tcW w:w="1842" w:type="dxa"/>
            <w:vAlign w:val="center"/>
          </w:tcPr>
          <w:p w14:paraId="35EE0A5E"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Varchar</w:t>
            </w:r>
          </w:p>
        </w:tc>
        <w:tc>
          <w:tcPr>
            <w:tcW w:w="993" w:type="dxa"/>
            <w:vAlign w:val="center"/>
          </w:tcPr>
          <w:p w14:paraId="08108DB8"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100</w:t>
            </w:r>
          </w:p>
        </w:tc>
        <w:tc>
          <w:tcPr>
            <w:tcW w:w="2409" w:type="dxa"/>
            <w:vAlign w:val="center"/>
          </w:tcPr>
          <w:p w14:paraId="7E198FF3"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5B1651" w:rsidRPr="00AA016B" w14:paraId="72E9E222" w14:textId="77777777" w:rsidTr="005B1651">
        <w:trPr>
          <w:trHeight w:val="850"/>
        </w:trPr>
        <w:tc>
          <w:tcPr>
            <w:tcW w:w="851" w:type="dxa"/>
            <w:vAlign w:val="center"/>
          </w:tcPr>
          <w:p w14:paraId="6416E1FB"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4.</w:t>
            </w:r>
          </w:p>
        </w:tc>
        <w:tc>
          <w:tcPr>
            <w:tcW w:w="1843" w:type="dxa"/>
            <w:vAlign w:val="center"/>
          </w:tcPr>
          <w:p w14:paraId="5CE85537"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date</w:t>
            </w:r>
          </w:p>
        </w:tc>
        <w:tc>
          <w:tcPr>
            <w:tcW w:w="1842" w:type="dxa"/>
            <w:vAlign w:val="center"/>
          </w:tcPr>
          <w:p w14:paraId="581A028F"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Varchar</w:t>
            </w:r>
          </w:p>
        </w:tc>
        <w:tc>
          <w:tcPr>
            <w:tcW w:w="993" w:type="dxa"/>
            <w:vAlign w:val="center"/>
          </w:tcPr>
          <w:p w14:paraId="78E11125"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100</w:t>
            </w:r>
          </w:p>
        </w:tc>
        <w:tc>
          <w:tcPr>
            <w:tcW w:w="2409" w:type="dxa"/>
            <w:vAlign w:val="center"/>
          </w:tcPr>
          <w:p w14:paraId="6D5BB98A" w14:textId="7777777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5B1651" w:rsidRPr="00AA016B" w14:paraId="62CD376B" w14:textId="77777777" w:rsidTr="005B1651">
        <w:trPr>
          <w:trHeight w:val="850"/>
        </w:trPr>
        <w:tc>
          <w:tcPr>
            <w:tcW w:w="851" w:type="dxa"/>
            <w:vAlign w:val="center"/>
          </w:tcPr>
          <w:p w14:paraId="5E15CF96" w14:textId="05B6C052"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5.</w:t>
            </w:r>
          </w:p>
        </w:tc>
        <w:tc>
          <w:tcPr>
            <w:tcW w:w="1843" w:type="dxa"/>
            <w:vAlign w:val="center"/>
          </w:tcPr>
          <w:p w14:paraId="05C98FBA" w14:textId="4EFCBC9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place</w:t>
            </w:r>
          </w:p>
        </w:tc>
        <w:tc>
          <w:tcPr>
            <w:tcW w:w="1842" w:type="dxa"/>
            <w:vAlign w:val="center"/>
          </w:tcPr>
          <w:p w14:paraId="209B8B12" w14:textId="50DBCC8A"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Varchar</w:t>
            </w:r>
          </w:p>
        </w:tc>
        <w:tc>
          <w:tcPr>
            <w:tcW w:w="993" w:type="dxa"/>
            <w:vAlign w:val="center"/>
          </w:tcPr>
          <w:p w14:paraId="0A32E35F" w14:textId="1B42A240"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w:t>
            </w:r>
          </w:p>
        </w:tc>
        <w:tc>
          <w:tcPr>
            <w:tcW w:w="2409" w:type="dxa"/>
            <w:vAlign w:val="center"/>
          </w:tcPr>
          <w:p w14:paraId="5D495EF8" w14:textId="66573C1A"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5B1651" w:rsidRPr="00AA016B" w14:paraId="7B5F7E6F" w14:textId="77777777" w:rsidTr="005B1651">
        <w:trPr>
          <w:trHeight w:val="850"/>
        </w:trPr>
        <w:tc>
          <w:tcPr>
            <w:tcW w:w="851" w:type="dxa"/>
            <w:vAlign w:val="center"/>
          </w:tcPr>
          <w:p w14:paraId="7C6C1A12" w14:textId="3BA99CE5"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6.</w:t>
            </w:r>
          </w:p>
        </w:tc>
        <w:tc>
          <w:tcPr>
            <w:tcW w:w="1843" w:type="dxa"/>
            <w:vAlign w:val="center"/>
          </w:tcPr>
          <w:p w14:paraId="5A31323A" w14:textId="74F4C2CC"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time</w:t>
            </w:r>
          </w:p>
        </w:tc>
        <w:tc>
          <w:tcPr>
            <w:tcW w:w="1842" w:type="dxa"/>
            <w:vAlign w:val="center"/>
          </w:tcPr>
          <w:p w14:paraId="2C60C77E" w14:textId="6CE2027E"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Int</w:t>
            </w:r>
          </w:p>
        </w:tc>
        <w:tc>
          <w:tcPr>
            <w:tcW w:w="993" w:type="dxa"/>
            <w:vAlign w:val="center"/>
          </w:tcPr>
          <w:p w14:paraId="17D2003F" w14:textId="35869BAD"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100</w:t>
            </w:r>
          </w:p>
        </w:tc>
        <w:tc>
          <w:tcPr>
            <w:tcW w:w="2409" w:type="dxa"/>
            <w:vAlign w:val="center"/>
          </w:tcPr>
          <w:p w14:paraId="6E6031B2" w14:textId="080F1817"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5B1651" w:rsidRPr="00AA016B" w14:paraId="571795AA" w14:textId="77777777" w:rsidTr="005B1651">
        <w:trPr>
          <w:trHeight w:val="850"/>
        </w:trPr>
        <w:tc>
          <w:tcPr>
            <w:tcW w:w="851" w:type="dxa"/>
            <w:vAlign w:val="center"/>
          </w:tcPr>
          <w:p w14:paraId="5EEA7AE8" w14:textId="461BCE79"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7.</w:t>
            </w:r>
          </w:p>
        </w:tc>
        <w:tc>
          <w:tcPr>
            <w:tcW w:w="1843" w:type="dxa"/>
            <w:vAlign w:val="center"/>
          </w:tcPr>
          <w:p w14:paraId="647A0EEA" w14:textId="33CCC090"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description</w:t>
            </w:r>
          </w:p>
        </w:tc>
        <w:tc>
          <w:tcPr>
            <w:tcW w:w="1842" w:type="dxa"/>
            <w:vAlign w:val="center"/>
          </w:tcPr>
          <w:p w14:paraId="399B11C8" w14:textId="51042E8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Varchar</w:t>
            </w:r>
          </w:p>
        </w:tc>
        <w:tc>
          <w:tcPr>
            <w:tcW w:w="993" w:type="dxa"/>
            <w:vAlign w:val="center"/>
          </w:tcPr>
          <w:p w14:paraId="0D05F948" w14:textId="2879BF32"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1000</w:t>
            </w:r>
          </w:p>
        </w:tc>
        <w:tc>
          <w:tcPr>
            <w:tcW w:w="2409" w:type="dxa"/>
            <w:vAlign w:val="center"/>
          </w:tcPr>
          <w:p w14:paraId="3938E78B" w14:textId="61A8A5F2"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5B1651" w:rsidRPr="00AA016B" w14:paraId="47C77103" w14:textId="77777777" w:rsidTr="005B1651">
        <w:trPr>
          <w:trHeight w:val="850"/>
        </w:trPr>
        <w:tc>
          <w:tcPr>
            <w:tcW w:w="851" w:type="dxa"/>
            <w:vAlign w:val="center"/>
          </w:tcPr>
          <w:p w14:paraId="4E037A01" w14:textId="1DF32B61"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8.</w:t>
            </w:r>
          </w:p>
        </w:tc>
        <w:tc>
          <w:tcPr>
            <w:tcW w:w="1843" w:type="dxa"/>
            <w:vAlign w:val="center"/>
          </w:tcPr>
          <w:p w14:paraId="766C69F4" w14:textId="14D3E263"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image</w:t>
            </w:r>
          </w:p>
        </w:tc>
        <w:tc>
          <w:tcPr>
            <w:tcW w:w="1842" w:type="dxa"/>
            <w:vAlign w:val="center"/>
          </w:tcPr>
          <w:p w14:paraId="38299D91" w14:textId="1FA0A1A5"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Int</w:t>
            </w:r>
          </w:p>
        </w:tc>
        <w:tc>
          <w:tcPr>
            <w:tcW w:w="993" w:type="dxa"/>
            <w:vAlign w:val="center"/>
          </w:tcPr>
          <w:p w14:paraId="2F8E9B1E" w14:textId="7065FAD3"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255</w:t>
            </w:r>
          </w:p>
        </w:tc>
        <w:tc>
          <w:tcPr>
            <w:tcW w:w="2409" w:type="dxa"/>
            <w:vAlign w:val="center"/>
          </w:tcPr>
          <w:p w14:paraId="0CE1A6C4" w14:textId="13546039"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5B1651" w:rsidRPr="00AA016B" w14:paraId="71E09159" w14:textId="77777777" w:rsidTr="005B1651">
        <w:trPr>
          <w:trHeight w:val="850"/>
        </w:trPr>
        <w:tc>
          <w:tcPr>
            <w:tcW w:w="851" w:type="dxa"/>
            <w:vAlign w:val="center"/>
          </w:tcPr>
          <w:p w14:paraId="2B70CAD7" w14:textId="26FC3004"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9.</w:t>
            </w:r>
          </w:p>
        </w:tc>
        <w:tc>
          <w:tcPr>
            <w:tcW w:w="1843" w:type="dxa"/>
            <w:vAlign w:val="center"/>
          </w:tcPr>
          <w:p w14:paraId="21226350" w14:textId="33CAE3F8"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status</w:t>
            </w:r>
          </w:p>
        </w:tc>
        <w:tc>
          <w:tcPr>
            <w:tcW w:w="1842" w:type="dxa"/>
            <w:vAlign w:val="center"/>
          </w:tcPr>
          <w:p w14:paraId="3F48B94C" w14:textId="099864C2"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Varchar</w:t>
            </w:r>
          </w:p>
        </w:tc>
        <w:tc>
          <w:tcPr>
            <w:tcW w:w="993" w:type="dxa"/>
            <w:vAlign w:val="center"/>
          </w:tcPr>
          <w:p w14:paraId="63F96C27" w14:textId="365E1AC7" w:rsidR="005B1651" w:rsidRPr="00AA016B" w:rsidRDefault="005B1651" w:rsidP="00142CAD">
            <w:pPr>
              <w:spacing w:after="120" w:line="360" w:lineRule="auto"/>
              <w:jc w:val="both"/>
              <w:rPr>
                <w:rFonts w:ascii="Times New Roman" w:hAnsi="Times New Roman" w:cs="Times New Roman"/>
                <w:sz w:val="28"/>
                <w:szCs w:val="28"/>
              </w:rPr>
            </w:pPr>
            <w:r w:rsidRPr="00AA016B">
              <w:rPr>
                <w:rFonts w:ascii="Times New Roman" w:hAnsi="Times New Roman" w:cs="Times New Roman"/>
                <w:sz w:val="28"/>
                <w:szCs w:val="28"/>
              </w:rPr>
              <w:t>10</w:t>
            </w:r>
          </w:p>
        </w:tc>
        <w:tc>
          <w:tcPr>
            <w:tcW w:w="2409" w:type="dxa"/>
            <w:vAlign w:val="center"/>
          </w:tcPr>
          <w:p w14:paraId="72B7024F" w14:textId="533615E4" w:rsidR="005B1651" w:rsidRPr="00AA016B" w:rsidRDefault="005B1651" w:rsidP="00142CAD">
            <w:pPr>
              <w:spacing w:after="120" w:line="360" w:lineRule="auto"/>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bl>
    <w:p w14:paraId="2D1B0CEC" w14:textId="30D61C77" w:rsidR="00EE5F0F" w:rsidRDefault="00EE5F0F" w:rsidP="00142CAD">
      <w:pPr>
        <w:spacing w:line="360" w:lineRule="auto"/>
        <w:jc w:val="both"/>
        <w:rPr>
          <w:rFonts w:ascii="Times New Roman" w:hAnsi="Times New Roman" w:cs="Times New Roman"/>
          <w:noProof/>
          <w:sz w:val="28"/>
          <w:szCs w:val="28"/>
        </w:rPr>
      </w:pPr>
    </w:p>
    <w:p w14:paraId="210ED514" w14:textId="77777777" w:rsidR="00EE5F0F" w:rsidRPr="00AA016B" w:rsidRDefault="00EE5F0F" w:rsidP="00142CAD">
      <w:pPr>
        <w:spacing w:line="360" w:lineRule="auto"/>
        <w:jc w:val="both"/>
        <w:rPr>
          <w:rFonts w:ascii="Times New Roman" w:hAnsi="Times New Roman" w:cs="Times New Roman"/>
          <w:noProof/>
          <w:sz w:val="28"/>
          <w:szCs w:val="28"/>
        </w:rPr>
      </w:pPr>
    </w:p>
    <w:p w14:paraId="20D7F139" w14:textId="77777777" w:rsidR="00EE5F0F" w:rsidRPr="00AA016B" w:rsidRDefault="00EE5F0F" w:rsidP="00142CAD">
      <w:pPr>
        <w:spacing w:after="0" w:line="360" w:lineRule="auto"/>
        <w:ind w:firstLine="1701"/>
        <w:jc w:val="both"/>
        <w:rPr>
          <w:rFonts w:ascii="Times New Roman" w:hAnsi="Times New Roman" w:cs="Times New Roman"/>
          <w:sz w:val="28"/>
          <w:szCs w:val="28"/>
        </w:rPr>
      </w:pPr>
      <w:r w:rsidRPr="00AA016B">
        <w:rPr>
          <w:rFonts w:ascii="Times New Roman" w:hAnsi="Times New Roman" w:cs="Times New Roman"/>
          <w:sz w:val="28"/>
          <w:szCs w:val="28"/>
        </w:rPr>
        <w:lastRenderedPageBreak/>
        <w:t>TABLE:</w:t>
      </w:r>
      <w:r>
        <w:rPr>
          <w:rFonts w:ascii="Times New Roman" w:hAnsi="Times New Roman" w:cs="Times New Roman"/>
          <w:sz w:val="28"/>
          <w:szCs w:val="28"/>
        </w:rPr>
        <w:t xml:space="preserve"> </w:t>
      </w:r>
      <w:r w:rsidRPr="00AA016B">
        <w:rPr>
          <w:rFonts w:ascii="Times New Roman" w:hAnsi="Times New Roman" w:cs="Times New Roman"/>
          <w:sz w:val="28"/>
          <w:szCs w:val="28"/>
        </w:rPr>
        <w:t>FUND</w:t>
      </w:r>
    </w:p>
    <w:p w14:paraId="174DE483" w14:textId="77777777" w:rsidR="00EE5F0F" w:rsidRPr="00AA016B" w:rsidRDefault="00EE5F0F" w:rsidP="00142CAD">
      <w:pPr>
        <w:spacing w:after="0" w:line="360" w:lineRule="auto"/>
        <w:ind w:left="1701"/>
        <w:jc w:val="both"/>
        <w:rPr>
          <w:rFonts w:ascii="Times New Roman" w:hAnsi="Times New Roman" w:cs="Times New Roman"/>
          <w:sz w:val="28"/>
          <w:szCs w:val="28"/>
        </w:rPr>
      </w:pPr>
      <w:r w:rsidRPr="00AA016B">
        <w:rPr>
          <w:rFonts w:ascii="Times New Roman" w:hAnsi="Times New Roman" w:cs="Times New Roman"/>
          <w:sz w:val="28"/>
          <w:szCs w:val="28"/>
        </w:rPr>
        <w:t>DESCRIPTION: TO store fund raise related informations.</w:t>
      </w:r>
    </w:p>
    <w:tbl>
      <w:tblPr>
        <w:tblStyle w:val="TableGrid"/>
        <w:tblW w:w="7938" w:type="dxa"/>
        <w:tblInd w:w="1696" w:type="dxa"/>
        <w:tblLayout w:type="fixed"/>
        <w:tblLook w:val="04A0" w:firstRow="1" w:lastRow="0" w:firstColumn="1" w:lastColumn="0" w:noHBand="0" w:noVBand="1"/>
      </w:tblPr>
      <w:tblGrid>
        <w:gridCol w:w="851"/>
        <w:gridCol w:w="1843"/>
        <w:gridCol w:w="1842"/>
        <w:gridCol w:w="993"/>
        <w:gridCol w:w="2409"/>
      </w:tblGrid>
      <w:tr w:rsidR="00EE5F0F" w:rsidRPr="00AA016B" w14:paraId="2C52C40B" w14:textId="77777777" w:rsidTr="0053433A">
        <w:trPr>
          <w:trHeight w:val="850"/>
        </w:trPr>
        <w:tc>
          <w:tcPr>
            <w:tcW w:w="851" w:type="dxa"/>
            <w:vAlign w:val="center"/>
          </w:tcPr>
          <w:p w14:paraId="22443009"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SL NO.</w:t>
            </w:r>
          </w:p>
        </w:tc>
        <w:tc>
          <w:tcPr>
            <w:tcW w:w="1843" w:type="dxa"/>
            <w:vAlign w:val="center"/>
          </w:tcPr>
          <w:p w14:paraId="2CF396D2"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FIELD NAME</w:t>
            </w:r>
          </w:p>
        </w:tc>
        <w:tc>
          <w:tcPr>
            <w:tcW w:w="1842" w:type="dxa"/>
            <w:vAlign w:val="center"/>
          </w:tcPr>
          <w:p w14:paraId="17EDD00E"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DATATYPE</w:t>
            </w:r>
          </w:p>
        </w:tc>
        <w:tc>
          <w:tcPr>
            <w:tcW w:w="993" w:type="dxa"/>
            <w:vAlign w:val="center"/>
          </w:tcPr>
          <w:p w14:paraId="195373CB"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SIZE</w:t>
            </w:r>
          </w:p>
        </w:tc>
        <w:tc>
          <w:tcPr>
            <w:tcW w:w="2409" w:type="dxa"/>
            <w:vAlign w:val="center"/>
          </w:tcPr>
          <w:p w14:paraId="318DE9E5"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CONSTRAINTS</w:t>
            </w:r>
          </w:p>
        </w:tc>
      </w:tr>
      <w:tr w:rsidR="00EE5F0F" w:rsidRPr="00AA016B" w14:paraId="536C1084" w14:textId="77777777" w:rsidTr="0053433A">
        <w:trPr>
          <w:trHeight w:val="850"/>
        </w:trPr>
        <w:tc>
          <w:tcPr>
            <w:tcW w:w="851" w:type="dxa"/>
            <w:vAlign w:val="center"/>
          </w:tcPr>
          <w:p w14:paraId="7E37A944"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1.</w:t>
            </w:r>
          </w:p>
        </w:tc>
        <w:tc>
          <w:tcPr>
            <w:tcW w:w="1843" w:type="dxa"/>
            <w:vAlign w:val="center"/>
          </w:tcPr>
          <w:p w14:paraId="38659CA6"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id</w:t>
            </w:r>
          </w:p>
        </w:tc>
        <w:tc>
          <w:tcPr>
            <w:tcW w:w="1842" w:type="dxa"/>
            <w:vAlign w:val="center"/>
          </w:tcPr>
          <w:p w14:paraId="2D376B64"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int</w:t>
            </w:r>
          </w:p>
        </w:tc>
        <w:tc>
          <w:tcPr>
            <w:tcW w:w="993" w:type="dxa"/>
            <w:vAlign w:val="center"/>
          </w:tcPr>
          <w:p w14:paraId="421FA210"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11</w:t>
            </w:r>
          </w:p>
        </w:tc>
        <w:tc>
          <w:tcPr>
            <w:tcW w:w="2409" w:type="dxa"/>
            <w:vAlign w:val="center"/>
          </w:tcPr>
          <w:p w14:paraId="52990545"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Primary Key</w:t>
            </w:r>
          </w:p>
        </w:tc>
      </w:tr>
      <w:tr w:rsidR="00EE5F0F" w:rsidRPr="00AA016B" w14:paraId="31421606" w14:textId="77777777" w:rsidTr="0053433A">
        <w:trPr>
          <w:trHeight w:val="850"/>
        </w:trPr>
        <w:tc>
          <w:tcPr>
            <w:tcW w:w="851" w:type="dxa"/>
            <w:vAlign w:val="center"/>
          </w:tcPr>
          <w:p w14:paraId="73C279BB"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2.</w:t>
            </w:r>
          </w:p>
        </w:tc>
        <w:tc>
          <w:tcPr>
            <w:tcW w:w="1843" w:type="dxa"/>
            <w:vAlign w:val="center"/>
          </w:tcPr>
          <w:p w14:paraId="06C4FCB7"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date</w:t>
            </w:r>
          </w:p>
        </w:tc>
        <w:tc>
          <w:tcPr>
            <w:tcW w:w="1842" w:type="dxa"/>
            <w:vAlign w:val="center"/>
          </w:tcPr>
          <w:p w14:paraId="4E1F9CAC"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2DCA420F"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10</w:t>
            </w:r>
          </w:p>
        </w:tc>
        <w:tc>
          <w:tcPr>
            <w:tcW w:w="2409" w:type="dxa"/>
            <w:vAlign w:val="center"/>
          </w:tcPr>
          <w:p w14:paraId="43550F8B"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76CED265" w14:textId="77777777" w:rsidTr="0053433A">
        <w:trPr>
          <w:trHeight w:val="850"/>
        </w:trPr>
        <w:tc>
          <w:tcPr>
            <w:tcW w:w="851" w:type="dxa"/>
            <w:vAlign w:val="center"/>
          </w:tcPr>
          <w:p w14:paraId="4F53A571"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3.</w:t>
            </w:r>
          </w:p>
        </w:tc>
        <w:tc>
          <w:tcPr>
            <w:tcW w:w="1843" w:type="dxa"/>
            <w:vAlign w:val="center"/>
          </w:tcPr>
          <w:p w14:paraId="56FEC1E8"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fundraise</w:t>
            </w:r>
          </w:p>
        </w:tc>
        <w:tc>
          <w:tcPr>
            <w:tcW w:w="1842" w:type="dxa"/>
            <w:vAlign w:val="center"/>
          </w:tcPr>
          <w:p w14:paraId="0661C3AA"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6F9C1730"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200</w:t>
            </w:r>
          </w:p>
        </w:tc>
        <w:tc>
          <w:tcPr>
            <w:tcW w:w="2409" w:type="dxa"/>
            <w:vAlign w:val="center"/>
          </w:tcPr>
          <w:p w14:paraId="523282C0"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1F0FA7D9" w14:textId="77777777" w:rsidTr="0053433A">
        <w:trPr>
          <w:trHeight w:val="850"/>
        </w:trPr>
        <w:tc>
          <w:tcPr>
            <w:tcW w:w="851" w:type="dxa"/>
            <w:vAlign w:val="center"/>
          </w:tcPr>
          <w:p w14:paraId="776A53F1"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4.</w:t>
            </w:r>
          </w:p>
        </w:tc>
        <w:tc>
          <w:tcPr>
            <w:tcW w:w="1843" w:type="dxa"/>
            <w:vAlign w:val="center"/>
          </w:tcPr>
          <w:p w14:paraId="45232A14"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name</w:t>
            </w:r>
          </w:p>
        </w:tc>
        <w:tc>
          <w:tcPr>
            <w:tcW w:w="1842" w:type="dxa"/>
            <w:vAlign w:val="center"/>
          </w:tcPr>
          <w:p w14:paraId="71121FE6"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5F5EA434"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20</w:t>
            </w:r>
          </w:p>
        </w:tc>
        <w:tc>
          <w:tcPr>
            <w:tcW w:w="2409" w:type="dxa"/>
            <w:vAlign w:val="center"/>
          </w:tcPr>
          <w:p w14:paraId="4CCE3D3A"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32891135" w14:textId="77777777" w:rsidTr="0053433A">
        <w:trPr>
          <w:trHeight w:val="850"/>
        </w:trPr>
        <w:tc>
          <w:tcPr>
            <w:tcW w:w="851" w:type="dxa"/>
            <w:vAlign w:val="center"/>
          </w:tcPr>
          <w:p w14:paraId="36A6F824"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5.</w:t>
            </w:r>
          </w:p>
        </w:tc>
        <w:tc>
          <w:tcPr>
            <w:tcW w:w="1843" w:type="dxa"/>
            <w:vAlign w:val="center"/>
          </w:tcPr>
          <w:p w14:paraId="3E8A3B6B"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age</w:t>
            </w:r>
          </w:p>
        </w:tc>
        <w:tc>
          <w:tcPr>
            <w:tcW w:w="1842" w:type="dxa"/>
            <w:vAlign w:val="center"/>
          </w:tcPr>
          <w:p w14:paraId="58165681"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int</w:t>
            </w:r>
          </w:p>
        </w:tc>
        <w:tc>
          <w:tcPr>
            <w:tcW w:w="993" w:type="dxa"/>
            <w:vAlign w:val="center"/>
          </w:tcPr>
          <w:p w14:paraId="6C017C83"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200</w:t>
            </w:r>
          </w:p>
        </w:tc>
        <w:tc>
          <w:tcPr>
            <w:tcW w:w="2409" w:type="dxa"/>
            <w:vAlign w:val="center"/>
          </w:tcPr>
          <w:p w14:paraId="10128BC7"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34E22920" w14:textId="77777777" w:rsidTr="0053433A">
        <w:trPr>
          <w:trHeight w:val="850"/>
        </w:trPr>
        <w:tc>
          <w:tcPr>
            <w:tcW w:w="851" w:type="dxa"/>
            <w:vAlign w:val="center"/>
          </w:tcPr>
          <w:p w14:paraId="4F65F5C5"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6.</w:t>
            </w:r>
          </w:p>
        </w:tc>
        <w:tc>
          <w:tcPr>
            <w:tcW w:w="1843" w:type="dxa"/>
            <w:vAlign w:val="center"/>
          </w:tcPr>
          <w:p w14:paraId="15926667"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acc_no</w:t>
            </w:r>
          </w:p>
        </w:tc>
        <w:tc>
          <w:tcPr>
            <w:tcW w:w="1842" w:type="dxa"/>
            <w:vAlign w:val="center"/>
          </w:tcPr>
          <w:p w14:paraId="2C6F3D1C"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42881DC9"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20</w:t>
            </w:r>
          </w:p>
        </w:tc>
        <w:tc>
          <w:tcPr>
            <w:tcW w:w="2409" w:type="dxa"/>
            <w:vAlign w:val="center"/>
          </w:tcPr>
          <w:p w14:paraId="7AEB6DD9"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4561A0E4" w14:textId="77777777" w:rsidTr="0053433A">
        <w:trPr>
          <w:trHeight w:val="850"/>
        </w:trPr>
        <w:tc>
          <w:tcPr>
            <w:tcW w:w="851" w:type="dxa"/>
            <w:vAlign w:val="center"/>
          </w:tcPr>
          <w:p w14:paraId="63507DE0"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7.</w:t>
            </w:r>
          </w:p>
        </w:tc>
        <w:tc>
          <w:tcPr>
            <w:tcW w:w="1843" w:type="dxa"/>
            <w:vAlign w:val="center"/>
          </w:tcPr>
          <w:p w14:paraId="21F9DEA2"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ifsc_code</w:t>
            </w:r>
          </w:p>
        </w:tc>
        <w:tc>
          <w:tcPr>
            <w:tcW w:w="1842" w:type="dxa"/>
            <w:vAlign w:val="center"/>
          </w:tcPr>
          <w:p w14:paraId="09DEA1AE"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3CED45DC"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20</w:t>
            </w:r>
          </w:p>
        </w:tc>
        <w:tc>
          <w:tcPr>
            <w:tcW w:w="2409" w:type="dxa"/>
            <w:vAlign w:val="center"/>
          </w:tcPr>
          <w:p w14:paraId="759DE4DB"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1BE16410" w14:textId="77777777" w:rsidTr="0053433A">
        <w:trPr>
          <w:trHeight w:val="850"/>
        </w:trPr>
        <w:tc>
          <w:tcPr>
            <w:tcW w:w="851" w:type="dxa"/>
            <w:vAlign w:val="center"/>
          </w:tcPr>
          <w:p w14:paraId="4D662411"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8.</w:t>
            </w:r>
          </w:p>
        </w:tc>
        <w:tc>
          <w:tcPr>
            <w:tcW w:w="1843" w:type="dxa"/>
            <w:vAlign w:val="center"/>
          </w:tcPr>
          <w:p w14:paraId="628286D3" w14:textId="77777777" w:rsidR="00EE5F0F" w:rsidRPr="00AA016B" w:rsidRDefault="00EE5F0F" w:rsidP="00142CAD">
            <w:pPr>
              <w:spacing w:before="120" w:after="120" w:line="360" w:lineRule="auto"/>
              <w:ind w:left="57"/>
              <w:jc w:val="both"/>
              <w:rPr>
                <w:rFonts w:ascii="Times New Roman" w:hAnsi="Times New Roman" w:cs="Times New Roman"/>
                <w:sz w:val="28"/>
                <w:szCs w:val="28"/>
              </w:rPr>
            </w:pPr>
            <w:r w:rsidRPr="00AA016B">
              <w:rPr>
                <w:rFonts w:ascii="Times New Roman" w:hAnsi="Times New Roman" w:cs="Times New Roman"/>
                <w:sz w:val="28"/>
                <w:szCs w:val="28"/>
              </w:rPr>
              <w:t>branchname</w:t>
            </w:r>
          </w:p>
        </w:tc>
        <w:tc>
          <w:tcPr>
            <w:tcW w:w="1842" w:type="dxa"/>
            <w:vAlign w:val="center"/>
          </w:tcPr>
          <w:p w14:paraId="447B4703"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48600951"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30</w:t>
            </w:r>
          </w:p>
        </w:tc>
        <w:tc>
          <w:tcPr>
            <w:tcW w:w="2409" w:type="dxa"/>
            <w:vAlign w:val="center"/>
          </w:tcPr>
          <w:p w14:paraId="2752505A"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1BAB5645" w14:textId="77777777" w:rsidTr="0053433A">
        <w:trPr>
          <w:trHeight w:val="850"/>
        </w:trPr>
        <w:tc>
          <w:tcPr>
            <w:tcW w:w="851" w:type="dxa"/>
            <w:vAlign w:val="center"/>
          </w:tcPr>
          <w:p w14:paraId="30C88BB6"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9.</w:t>
            </w:r>
          </w:p>
        </w:tc>
        <w:tc>
          <w:tcPr>
            <w:tcW w:w="1843" w:type="dxa"/>
            <w:vAlign w:val="center"/>
          </w:tcPr>
          <w:p w14:paraId="18A48D0D"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deadline</w:t>
            </w:r>
          </w:p>
        </w:tc>
        <w:tc>
          <w:tcPr>
            <w:tcW w:w="1842" w:type="dxa"/>
            <w:vAlign w:val="center"/>
          </w:tcPr>
          <w:p w14:paraId="7BC3ED95"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267E605F"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10</w:t>
            </w:r>
          </w:p>
        </w:tc>
        <w:tc>
          <w:tcPr>
            <w:tcW w:w="2409" w:type="dxa"/>
            <w:vAlign w:val="center"/>
          </w:tcPr>
          <w:p w14:paraId="5943DE13"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3CB24DB4" w14:textId="77777777" w:rsidTr="0053433A">
        <w:trPr>
          <w:trHeight w:val="850"/>
        </w:trPr>
        <w:tc>
          <w:tcPr>
            <w:tcW w:w="851" w:type="dxa"/>
            <w:vAlign w:val="center"/>
          </w:tcPr>
          <w:p w14:paraId="171966F7"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10.</w:t>
            </w:r>
          </w:p>
        </w:tc>
        <w:tc>
          <w:tcPr>
            <w:tcW w:w="1843" w:type="dxa"/>
            <w:vAlign w:val="center"/>
          </w:tcPr>
          <w:p w14:paraId="448FD9A9"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image</w:t>
            </w:r>
          </w:p>
        </w:tc>
        <w:tc>
          <w:tcPr>
            <w:tcW w:w="1842" w:type="dxa"/>
            <w:vAlign w:val="center"/>
          </w:tcPr>
          <w:p w14:paraId="5D9E109E"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13F070A4"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1000</w:t>
            </w:r>
          </w:p>
        </w:tc>
        <w:tc>
          <w:tcPr>
            <w:tcW w:w="2409" w:type="dxa"/>
            <w:vAlign w:val="center"/>
          </w:tcPr>
          <w:p w14:paraId="0A1E04FF"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r w:rsidR="00EE5F0F" w:rsidRPr="00AA016B" w14:paraId="3C066741" w14:textId="77777777" w:rsidTr="0053433A">
        <w:trPr>
          <w:trHeight w:val="850"/>
        </w:trPr>
        <w:tc>
          <w:tcPr>
            <w:tcW w:w="851" w:type="dxa"/>
            <w:vAlign w:val="center"/>
          </w:tcPr>
          <w:p w14:paraId="1F5BCC88"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11.</w:t>
            </w:r>
          </w:p>
        </w:tc>
        <w:tc>
          <w:tcPr>
            <w:tcW w:w="1843" w:type="dxa"/>
            <w:vAlign w:val="center"/>
          </w:tcPr>
          <w:p w14:paraId="1FC24497"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status</w:t>
            </w:r>
          </w:p>
        </w:tc>
        <w:tc>
          <w:tcPr>
            <w:tcW w:w="1842" w:type="dxa"/>
            <w:vAlign w:val="center"/>
          </w:tcPr>
          <w:p w14:paraId="7ACE1DC2"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varchar</w:t>
            </w:r>
          </w:p>
        </w:tc>
        <w:tc>
          <w:tcPr>
            <w:tcW w:w="993" w:type="dxa"/>
            <w:vAlign w:val="center"/>
          </w:tcPr>
          <w:p w14:paraId="50589190"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sz w:val="28"/>
                <w:szCs w:val="28"/>
              </w:rPr>
              <w:t>10</w:t>
            </w:r>
          </w:p>
        </w:tc>
        <w:tc>
          <w:tcPr>
            <w:tcW w:w="2409" w:type="dxa"/>
            <w:vAlign w:val="center"/>
          </w:tcPr>
          <w:p w14:paraId="70D52557" w14:textId="77777777" w:rsidR="00EE5F0F" w:rsidRPr="00AA016B" w:rsidRDefault="00EE5F0F" w:rsidP="00142CAD">
            <w:pPr>
              <w:spacing w:before="120" w:after="120" w:line="360" w:lineRule="auto"/>
              <w:ind w:left="57" w:right="57"/>
              <w:jc w:val="both"/>
              <w:rPr>
                <w:rFonts w:ascii="Times New Roman" w:hAnsi="Times New Roman" w:cs="Times New Roman"/>
                <w:sz w:val="28"/>
                <w:szCs w:val="28"/>
              </w:rPr>
            </w:pPr>
            <w:r w:rsidRPr="00AA016B">
              <w:rPr>
                <w:rFonts w:ascii="Times New Roman" w:hAnsi="Times New Roman" w:cs="Times New Roman"/>
                <w:noProof/>
                <w:sz w:val="28"/>
                <w:szCs w:val="28"/>
              </w:rPr>
              <w:t>Not null</w:t>
            </w:r>
          </w:p>
        </w:tc>
      </w:tr>
    </w:tbl>
    <w:p w14:paraId="4408CE1C" w14:textId="764002BE" w:rsidR="00EE5F0F" w:rsidRDefault="00EE5F0F" w:rsidP="00142CAD">
      <w:pPr>
        <w:spacing w:after="0" w:line="360" w:lineRule="auto"/>
        <w:ind w:left="1701"/>
        <w:jc w:val="both"/>
        <w:rPr>
          <w:rFonts w:ascii="Times New Roman" w:hAnsi="Times New Roman" w:cs="Times New Roman"/>
          <w:noProof/>
          <w:sz w:val="28"/>
          <w:szCs w:val="28"/>
        </w:rPr>
      </w:pPr>
    </w:p>
    <w:p w14:paraId="10B61DB9" w14:textId="359F0EDC" w:rsidR="00EE5F0F" w:rsidRDefault="00EE5F0F" w:rsidP="00142CAD">
      <w:pPr>
        <w:spacing w:after="0" w:line="360" w:lineRule="auto"/>
        <w:ind w:left="1701"/>
        <w:jc w:val="both"/>
        <w:rPr>
          <w:rFonts w:ascii="Times New Roman" w:hAnsi="Times New Roman" w:cs="Times New Roman"/>
          <w:noProof/>
          <w:sz w:val="28"/>
          <w:szCs w:val="28"/>
        </w:rPr>
      </w:pPr>
    </w:p>
    <w:p w14:paraId="3209E0CB" w14:textId="4001A18A" w:rsidR="00EE5F0F" w:rsidRDefault="00EE5F0F" w:rsidP="00142CAD">
      <w:pPr>
        <w:spacing w:after="0" w:line="360" w:lineRule="auto"/>
        <w:ind w:left="1701"/>
        <w:jc w:val="both"/>
        <w:rPr>
          <w:rFonts w:ascii="Times New Roman" w:hAnsi="Times New Roman" w:cs="Times New Roman"/>
          <w:noProof/>
          <w:sz w:val="28"/>
          <w:szCs w:val="28"/>
        </w:rPr>
      </w:pPr>
    </w:p>
    <w:p w14:paraId="199F0426" w14:textId="737BBC64" w:rsidR="00EE5F0F" w:rsidRDefault="00EE5F0F" w:rsidP="00142CAD">
      <w:pPr>
        <w:spacing w:after="0" w:line="360" w:lineRule="auto"/>
        <w:ind w:left="1701"/>
        <w:jc w:val="both"/>
        <w:rPr>
          <w:rFonts w:ascii="Times New Roman" w:hAnsi="Times New Roman" w:cs="Times New Roman"/>
          <w:noProof/>
          <w:sz w:val="28"/>
          <w:szCs w:val="28"/>
        </w:rPr>
      </w:pPr>
    </w:p>
    <w:p w14:paraId="6CF731AD" w14:textId="77777777" w:rsidR="00142CAD" w:rsidRDefault="00142CAD" w:rsidP="00142CAD">
      <w:pPr>
        <w:spacing w:after="0" w:line="360" w:lineRule="auto"/>
        <w:ind w:left="1701"/>
        <w:jc w:val="both"/>
        <w:rPr>
          <w:rFonts w:ascii="Times New Roman" w:hAnsi="Times New Roman" w:cs="Times New Roman"/>
          <w:noProof/>
          <w:sz w:val="28"/>
          <w:szCs w:val="28"/>
        </w:rPr>
      </w:pPr>
    </w:p>
    <w:p w14:paraId="263D5560" w14:textId="25C2FA4B" w:rsidR="005B1651" w:rsidRPr="00AA016B" w:rsidRDefault="005B1651" w:rsidP="00142CAD">
      <w:pPr>
        <w:spacing w:after="0" w:line="360" w:lineRule="auto"/>
        <w:ind w:left="1701"/>
        <w:jc w:val="both"/>
        <w:rPr>
          <w:rFonts w:ascii="Times New Roman" w:hAnsi="Times New Roman" w:cs="Times New Roman"/>
          <w:noProof/>
          <w:sz w:val="28"/>
          <w:szCs w:val="28"/>
        </w:rPr>
      </w:pPr>
      <w:r w:rsidRPr="00AA016B">
        <w:rPr>
          <w:rFonts w:ascii="Times New Roman" w:hAnsi="Times New Roman" w:cs="Times New Roman"/>
          <w:noProof/>
          <w:sz w:val="28"/>
          <w:szCs w:val="28"/>
        </w:rPr>
        <w:lastRenderedPageBreak/>
        <w:t>TABLE:</w:t>
      </w:r>
      <w:r w:rsidR="00314DB3">
        <w:rPr>
          <w:rFonts w:ascii="Times New Roman" w:hAnsi="Times New Roman" w:cs="Times New Roman"/>
          <w:noProof/>
          <w:sz w:val="28"/>
          <w:szCs w:val="28"/>
        </w:rPr>
        <w:t xml:space="preserve"> </w:t>
      </w:r>
      <w:r w:rsidRPr="00AA016B">
        <w:rPr>
          <w:rFonts w:ascii="Times New Roman" w:hAnsi="Times New Roman" w:cs="Times New Roman"/>
          <w:noProof/>
          <w:sz w:val="28"/>
          <w:szCs w:val="28"/>
        </w:rPr>
        <w:t>REQUIREMENTS</w:t>
      </w:r>
    </w:p>
    <w:p w14:paraId="6CDF75D7" w14:textId="5C43D425" w:rsidR="00661173" w:rsidRPr="00AA016B" w:rsidRDefault="005B1651" w:rsidP="00142CAD">
      <w:pPr>
        <w:spacing w:after="0" w:line="360" w:lineRule="auto"/>
        <w:ind w:left="1701" w:right="849"/>
        <w:jc w:val="both"/>
        <w:rPr>
          <w:rFonts w:ascii="Times New Roman" w:hAnsi="Times New Roman" w:cs="Times New Roman"/>
          <w:noProof/>
          <w:sz w:val="28"/>
          <w:szCs w:val="28"/>
        </w:rPr>
      </w:pPr>
      <w:r w:rsidRPr="00AA016B">
        <w:rPr>
          <w:rFonts w:ascii="Times New Roman" w:hAnsi="Times New Roman" w:cs="Times New Roman"/>
          <w:noProof/>
          <w:sz w:val="28"/>
          <w:szCs w:val="28"/>
        </w:rPr>
        <w:t>DESCRIPTION: To store the requirements raised by te users</w:t>
      </w:r>
    </w:p>
    <w:tbl>
      <w:tblPr>
        <w:tblStyle w:val="TableGrid"/>
        <w:tblW w:w="7938" w:type="dxa"/>
        <w:tblInd w:w="1696" w:type="dxa"/>
        <w:tblCellMar>
          <w:left w:w="28" w:type="dxa"/>
          <w:right w:w="28" w:type="dxa"/>
        </w:tblCellMar>
        <w:tblLook w:val="04A0" w:firstRow="1" w:lastRow="0" w:firstColumn="1" w:lastColumn="0" w:noHBand="0" w:noVBand="1"/>
      </w:tblPr>
      <w:tblGrid>
        <w:gridCol w:w="914"/>
        <w:gridCol w:w="1818"/>
        <w:gridCol w:w="1898"/>
        <w:gridCol w:w="1038"/>
        <w:gridCol w:w="2270"/>
      </w:tblGrid>
      <w:tr w:rsidR="00076749" w:rsidRPr="00AA016B" w14:paraId="29103920" w14:textId="77777777" w:rsidTr="00AA016B">
        <w:trPr>
          <w:trHeight w:val="850"/>
        </w:trPr>
        <w:tc>
          <w:tcPr>
            <w:tcW w:w="927" w:type="dxa"/>
            <w:vAlign w:val="center"/>
          </w:tcPr>
          <w:p w14:paraId="2F94BC6B"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SL NO.</w:t>
            </w:r>
          </w:p>
        </w:tc>
        <w:tc>
          <w:tcPr>
            <w:tcW w:w="1846" w:type="dxa"/>
            <w:vAlign w:val="center"/>
          </w:tcPr>
          <w:p w14:paraId="780D275D"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FIELD NAME</w:t>
            </w:r>
          </w:p>
        </w:tc>
        <w:tc>
          <w:tcPr>
            <w:tcW w:w="1908" w:type="dxa"/>
            <w:vAlign w:val="center"/>
          </w:tcPr>
          <w:p w14:paraId="2BAC1A77"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DATATYPE</w:t>
            </w:r>
          </w:p>
        </w:tc>
        <w:tc>
          <w:tcPr>
            <w:tcW w:w="1052" w:type="dxa"/>
            <w:vAlign w:val="center"/>
          </w:tcPr>
          <w:p w14:paraId="04800E7E"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SIZE</w:t>
            </w:r>
          </w:p>
        </w:tc>
        <w:tc>
          <w:tcPr>
            <w:tcW w:w="2205" w:type="dxa"/>
            <w:vAlign w:val="center"/>
          </w:tcPr>
          <w:p w14:paraId="3FB8A149"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CONSTRAINTS</w:t>
            </w:r>
          </w:p>
        </w:tc>
      </w:tr>
      <w:tr w:rsidR="00076749" w:rsidRPr="00AA016B" w14:paraId="75167316" w14:textId="77777777" w:rsidTr="00AA016B">
        <w:trPr>
          <w:trHeight w:val="850"/>
        </w:trPr>
        <w:tc>
          <w:tcPr>
            <w:tcW w:w="927" w:type="dxa"/>
            <w:vAlign w:val="center"/>
          </w:tcPr>
          <w:p w14:paraId="6E6C3EAA"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bookmarkStart w:id="1" w:name="_Hlk128471739"/>
            <w:r w:rsidRPr="00AA016B">
              <w:rPr>
                <w:rFonts w:ascii="Times New Roman" w:hAnsi="Times New Roman" w:cs="Times New Roman"/>
                <w:noProof/>
                <w:sz w:val="28"/>
                <w:szCs w:val="28"/>
              </w:rPr>
              <w:t>1.</w:t>
            </w:r>
          </w:p>
        </w:tc>
        <w:tc>
          <w:tcPr>
            <w:tcW w:w="1846" w:type="dxa"/>
            <w:vAlign w:val="center"/>
          </w:tcPr>
          <w:p w14:paraId="49ACE8E2"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id</w:t>
            </w:r>
          </w:p>
        </w:tc>
        <w:tc>
          <w:tcPr>
            <w:tcW w:w="1908" w:type="dxa"/>
            <w:vAlign w:val="center"/>
          </w:tcPr>
          <w:p w14:paraId="096EF9F3"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Int</w:t>
            </w:r>
          </w:p>
        </w:tc>
        <w:tc>
          <w:tcPr>
            <w:tcW w:w="1052" w:type="dxa"/>
            <w:vAlign w:val="center"/>
          </w:tcPr>
          <w:p w14:paraId="01779C93"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11</w:t>
            </w:r>
          </w:p>
        </w:tc>
        <w:tc>
          <w:tcPr>
            <w:tcW w:w="2205" w:type="dxa"/>
            <w:vAlign w:val="center"/>
          </w:tcPr>
          <w:p w14:paraId="64BE56D7"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Primary Key</w:t>
            </w:r>
          </w:p>
        </w:tc>
      </w:tr>
      <w:tr w:rsidR="00076749" w:rsidRPr="00AA016B" w14:paraId="621DCC48" w14:textId="77777777" w:rsidTr="00AA016B">
        <w:trPr>
          <w:trHeight w:val="850"/>
        </w:trPr>
        <w:tc>
          <w:tcPr>
            <w:tcW w:w="927" w:type="dxa"/>
            <w:vAlign w:val="center"/>
          </w:tcPr>
          <w:p w14:paraId="7949F765"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2.</w:t>
            </w:r>
          </w:p>
        </w:tc>
        <w:tc>
          <w:tcPr>
            <w:tcW w:w="1846" w:type="dxa"/>
            <w:vAlign w:val="center"/>
          </w:tcPr>
          <w:p w14:paraId="25A4C6D1"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user_id</w:t>
            </w:r>
          </w:p>
        </w:tc>
        <w:tc>
          <w:tcPr>
            <w:tcW w:w="1908" w:type="dxa"/>
            <w:vAlign w:val="center"/>
          </w:tcPr>
          <w:p w14:paraId="3D6C13C5"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Int</w:t>
            </w:r>
          </w:p>
        </w:tc>
        <w:tc>
          <w:tcPr>
            <w:tcW w:w="1052" w:type="dxa"/>
            <w:vAlign w:val="center"/>
          </w:tcPr>
          <w:p w14:paraId="763F5038"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w:t>
            </w:r>
          </w:p>
        </w:tc>
        <w:tc>
          <w:tcPr>
            <w:tcW w:w="2205" w:type="dxa"/>
            <w:vAlign w:val="center"/>
          </w:tcPr>
          <w:p w14:paraId="75F56482"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7C6A6667" w14:textId="77777777" w:rsidTr="00AA016B">
        <w:trPr>
          <w:trHeight w:val="850"/>
        </w:trPr>
        <w:tc>
          <w:tcPr>
            <w:tcW w:w="927" w:type="dxa"/>
            <w:vAlign w:val="center"/>
          </w:tcPr>
          <w:p w14:paraId="2C32C624"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w:t>
            </w:r>
          </w:p>
        </w:tc>
        <w:tc>
          <w:tcPr>
            <w:tcW w:w="1846" w:type="dxa"/>
            <w:vAlign w:val="center"/>
          </w:tcPr>
          <w:p w14:paraId="32E820B4"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name</w:t>
            </w:r>
          </w:p>
        </w:tc>
        <w:tc>
          <w:tcPr>
            <w:tcW w:w="1908" w:type="dxa"/>
            <w:vAlign w:val="center"/>
          </w:tcPr>
          <w:p w14:paraId="0E3B7A20"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1052" w:type="dxa"/>
            <w:vAlign w:val="center"/>
          </w:tcPr>
          <w:p w14:paraId="1AC8E436"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20</w:t>
            </w:r>
          </w:p>
        </w:tc>
        <w:tc>
          <w:tcPr>
            <w:tcW w:w="2205" w:type="dxa"/>
            <w:vAlign w:val="center"/>
          </w:tcPr>
          <w:p w14:paraId="27E7A324"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59FAD376" w14:textId="77777777" w:rsidTr="00AA016B">
        <w:trPr>
          <w:trHeight w:val="850"/>
        </w:trPr>
        <w:tc>
          <w:tcPr>
            <w:tcW w:w="927" w:type="dxa"/>
            <w:vAlign w:val="center"/>
          </w:tcPr>
          <w:p w14:paraId="18E784D1"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4.</w:t>
            </w:r>
          </w:p>
        </w:tc>
        <w:tc>
          <w:tcPr>
            <w:tcW w:w="1846" w:type="dxa"/>
            <w:vAlign w:val="center"/>
          </w:tcPr>
          <w:p w14:paraId="04DF0219"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department</w:t>
            </w:r>
          </w:p>
        </w:tc>
        <w:tc>
          <w:tcPr>
            <w:tcW w:w="1908" w:type="dxa"/>
            <w:vAlign w:val="center"/>
          </w:tcPr>
          <w:p w14:paraId="7A602716"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1052" w:type="dxa"/>
            <w:vAlign w:val="center"/>
          </w:tcPr>
          <w:p w14:paraId="55C86510"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30</w:t>
            </w:r>
          </w:p>
        </w:tc>
        <w:tc>
          <w:tcPr>
            <w:tcW w:w="2205" w:type="dxa"/>
            <w:vAlign w:val="center"/>
          </w:tcPr>
          <w:p w14:paraId="03D9EA36"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47505CB8" w14:textId="77777777" w:rsidTr="00AA016B">
        <w:trPr>
          <w:trHeight w:val="850"/>
        </w:trPr>
        <w:tc>
          <w:tcPr>
            <w:tcW w:w="927" w:type="dxa"/>
            <w:vAlign w:val="center"/>
          </w:tcPr>
          <w:p w14:paraId="068F3867"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5.</w:t>
            </w:r>
          </w:p>
        </w:tc>
        <w:tc>
          <w:tcPr>
            <w:tcW w:w="1846" w:type="dxa"/>
            <w:vAlign w:val="center"/>
          </w:tcPr>
          <w:p w14:paraId="3F73756D"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description</w:t>
            </w:r>
          </w:p>
        </w:tc>
        <w:tc>
          <w:tcPr>
            <w:tcW w:w="1908" w:type="dxa"/>
            <w:vAlign w:val="center"/>
          </w:tcPr>
          <w:p w14:paraId="4B6C9E4E"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1052" w:type="dxa"/>
            <w:vAlign w:val="center"/>
          </w:tcPr>
          <w:p w14:paraId="2101E9A9"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100</w:t>
            </w:r>
          </w:p>
        </w:tc>
        <w:tc>
          <w:tcPr>
            <w:tcW w:w="2205" w:type="dxa"/>
            <w:vAlign w:val="center"/>
          </w:tcPr>
          <w:p w14:paraId="616DAB45"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6C421A34" w14:textId="77777777" w:rsidTr="00AA016B">
        <w:trPr>
          <w:trHeight w:val="850"/>
        </w:trPr>
        <w:tc>
          <w:tcPr>
            <w:tcW w:w="927" w:type="dxa"/>
            <w:vAlign w:val="center"/>
          </w:tcPr>
          <w:p w14:paraId="7101D2D6"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6.</w:t>
            </w:r>
          </w:p>
        </w:tc>
        <w:tc>
          <w:tcPr>
            <w:tcW w:w="1846" w:type="dxa"/>
            <w:vAlign w:val="center"/>
          </w:tcPr>
          <w:p w14:paraId="6E024D55" w14:textId="77777777" w:rsidR="00076749" w:rsidRPr="00AA016B" w:rsidRDefault="00076749" w:rsidP="00142CAD">
            <w:pPr>
              <w:spacing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image</w:t>
            </w:r>
          </w:p>
        </w:tc>
        <w:tc>
          <w:tcPr>
            <w:tcW w:w="1908" w:type="dxa"/>
            <w:vAlign w:val="center"/>
          </w:tcPr>
          <w:p w14:paraId="695D9DCD"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1052" w:type="dxa"/>
            <w:vAlign w:val="center"/>
          </w:tcPr>
          <w:p w14:paraId="477BBF47"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200</w:t>
            </w:r>
          </w:p>
        </w:tc>
        <w:tc>
          <w:tcPr>
            <w:tcW w:w="2205" w:type="dxa"/>
            <w:vAlign w:val="center"/>
          </w:tcPr>
          <w:p w14:paraId="7165DFA8"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tr w:rsidR="00076749" w:rsidRPr="00AA016B" w14:paraId="59D8EAF8" w14:textId="77777777" w:rsidTr="00AA016B">
        <w:trPr>
          <w:trHeight w:val="850"/>
        </w:trPr>
        <w:tc>
          <w:tcPr>
            <w:tcW w:w="927" w:type="dxa"/>
            <w:vAlign w:val="center"/>
          </w:tcPr>
          <w:p w14:paraId="3EF42591"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7.</w:t>
            </w:r>
          </w:p>
        </w:tc>
        <w:tc>
          <w:tcPr>
            <w:tcW w:w="1846" w:type="dxa"/>
            <w:vAlign w:val="center"/>
          </w:tcPr>
          <w:p w14:paraId="3751FC13"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status</w:t>
            </w:r>
          </w:p>
        </w:tc>
        <w:tc>
          <w:tcPr>
            <w:tcW w:w="1908" w:type="dxa"/>
            <w:vAlign w:val="center"/>
          </w:tcPr>
          <w:p w14:paraId="5F403AEB" w14:textId="215B1D44"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Varchar</w:t>
            </w:r>
          </w:p>
        </w:tc>
        <w:tc>
          <w:tcPr>
            <w:tcW w:w="1052" w:type="dxa"/>
            <w:vAlign w:val="center"/>
          </w:tcPr>
          <w:p w14:paraId="3E21374B"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10</w:t>
            </w:r>
          </w:p>
        </w:tc>
        <w:tc>
          <w:tcPr>
            <w:tcW w:w="2205" w:type="dxa"/>
            <w:vAlign w:val="center"/>
          </w:tcPr>
          <w:p w14:paraId="1B52FDA2" w14:textId="77777777" w:rsidR="00076749" w:rsidRPr="00AA016B" w:rsidRDefault="00076749" w:rsidP="00142CAD">
            <w:pPr>
              <w:spacing w:after="120" w:line="360" w:lineRule="auto"/>
              <w:ind w:right="284"/>
              <w:jc w:val="both"/>
              <w:rPr>
                <w:rFonts w:ascii="Times New Roman" w:hAnsi="Times New Roman" w:cs="Times New Roman"/>
                <w:noProof/>
                <w:sz w:val="28"/>
                <w:szCs w:val="28"/>
              </w:rPr>
            </w:pPr>
            <w:r w:rsidRPr="00AA016B">
              <w:rPr>
                <w:rFonts w:ascii="Times New Roman" w:hAnsi="Times New Roman" w:cs="Times New Roman"/>
                <w:noProof/>
                <w:sz w:val="28"/>
                <w:szCs w:val="28"/>
              </w:rPr>
              <w:t>Not null</w:t>
            </w:r>
          </w:p>
        </w:tc>
      </w:tr>
      <w:bookmarkEnd w:id="1"/>
    </w:tbl>
    <w:p w14:paraId="3A9F42C6" w14:textId="77777777" w:rsidR="003128BC" w:rsidRPr="00AA016B" w:rsidRDefault="003128BC" w:rsidP="00142CAD">
      <w:pPr>
        <w:spacing w:before="240" w:after="0" w:line="360" w:lineRule="auto"/>
        <w:ind w:right="849"/>
        <w:jc w:val="both"/>
        <w:rPr>
          <w:rFonts w:ascii="Times New Roman" w:hAnsi="Times New Roman" w:cs="Times New Roman"/>
          <w:noProof/>
          <w:sz w:val="28"/>
          <w:szCs w:val="28"/>
        </w:rPr>
      </w:pPr>
    </w:p>
    <w:p w14:paraId="53B8AAB2" w14:textId="77777777" w:rsidR="00661173" w:rsidRPr="00AA016B" w:rsidRDefault="00661173" w:rsidP="00142CAD">
      <w:pPr>
        <w:pStyle w:val="ListParagraph"/>
        <w:numPr>
          <w:ilvl w:val="1"/>
          <w:numId w:val="20"/>
        </w:numPr>
        <w:spacing w:after="0" w:line="240" w:lineRule="auto"/>
        <w:ind w:left="1843" w:right="284" w:hanging="425"/>
        <w:jc w:val="both"/>
        <w:rPr>
          <w:rFonts w:ascii="Times New Roman" w:hAnsi="Times New Roman" w:cs="Times New Roman"/>
          <w:b/>
          <w:bCs/>
          <w:sz w:val="28"/>
          <w:szCs w:val="28"/>
        </w:rPr>
      </w:pPr>
      <w:r w:rsidRPr="00AA016B">
        <w:rPr>
          <w:rFonts w:ascii="Times New Roman" w:hAnsi="Times New Roman" w:cs="Times New Roman"/>
          <w:b/>
          <w:bCs/>
          <w:sz w:val="28"/>
          <w:szCs w:val="28"/>
        </w:rPr>
        <w:t>MODULE DESIGN</w:t>
      </w:r>
    </w:p>
    <w:p w14:paraId="6E795696" w14:textId="77777777" w:rsidR="00661173" w:rsidRPr="00314DB3" w:rsidRDefault="00661173" w:rsidP="00142CAD">
      <w:pPr>
        <w:spacing w:before="240" w:after="0" w:line="240" w:lineRule="auto"/>
        <w:ind w:left="1843" w:right="849" w:hanging="425"/>
        <w:jc w:val="both"/>
        <w:rPr>
          <w:rFonts w:ascii="Times New Roman" w:hAnsi="Times New Roman" w:cs="Times New Roman"/>
          <w:b/>
          <w:bCs/>
          <w:sz w:val="28"/>
          <w:szCs w:val="28"/>
        </w:rPr>
      </w:pPr>
    </w:p>
    <w:p w14:paraId="3FFBB639" w14:textId="77777777" w:rsidR="00661173" w:rsidRPr="00AA016B" w:rsidRDefault="00661173" w:rsidP="00142CAD">
      <w:pPr>
        <w:pStyle w:val="ListParagraph"/>
        <w:numPr>
          <w:ilvl w:val="0"/>
          <w:numId w:val="26"/>
        </w:numPr>
        <w:spacing w:after="199" w:line="36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Admin Module</w:t>
      </w:r>
    </w:p>
    <w:p w14:paraId="79127F64" w14:textId="0DF8A69C" w:rsidR="003128BC" w:rsidRPr="00EE5F0F" w:rsidRDefault="00661173" w:rsidP="00142CAD">
      <w:pPr>
        <w:pStyle w:val="ListParagraph"/>
        <w:numPr>
          <w:ilvl w:val="0"/>
          <w:numId w:val="26"/>
        </w:numPr>
        <w:spacing w:after="199" w:line="480" w:lineRule="auto"/>
        <w:ind w:left="1843" w:right="849" w:hanging="425"/>
        <w:jc w:val="both"/>
        <w:rPr>
          <w:rFonts w:ascii="Times New Roman" w:hAnsi="Times New Roman" w:cs="Times New Roman"/>
          <w:sz w:val="28"/>
          <w:szCs w:val="28"/>
        </w:rPr>
      </w:pPr>
      <w:r w:rsidRPr="00AA016B">
        <w:rPr>
          <w:rFonts w:ascii="Times New Roman" w:hAnsi="Times New Roman" w:cs="Times New Roman"/>
          <w:sz w:val="28"/>
          <w:szCs w:val="28"/>
        </w:rPr>
        <w:t>User Modu</w:t>
      </w:r>
      <w:r w:rsidR="008A56A5">
        <w:rPr>
          <w:rFonts w:ascii="Times New Roman" w:hAnsi="Times New Roman" w:cs="Times New Roman"/>
          <w:sz w:val="28"/>
          <w:szCs w:val="28"/>
        </w:rPr>
        <w:t>le</w:t>
      </w:r>
    </w:p>
    <w:p w14:paraId="40CF642B" w14:textId="77777777" w:rsidR="00661173" w:rsidRPr="00AA016B" w:rsidRDefault="00661173" w:rsidP="00142CAD">
      <w:pPr>
        <w:pStyle w:val="ListParagraph"/>
        <w:spacing w:after="0" w:line="360" w:lineRule="auto"/>
        <w:ind w:left="1418" w:right="849"/>
        <w:jc w:val="both"/>
        <w:rPr>
          <w:rFonts w:ascii="Times New Roman" w:hAnsi="Times New Roman" w:cs="Times New Roman"/>
          <w:b/>
          <w:bCs/>
          <w:sz w:val="28"/>
          <w:szCs w:val="28"/>
          <w:u w:val="single"/>
        </w:rPr>
      </w:pPr>
      <w:r w:rsidRPr="00AA016B">
        <w:rPr>
          <w:rFonts w:ascii="Times New Roman" w:hAnsi="Times New Roman" w:cs="Times New Roman"/>
          <w:b/>
          <w:bCs/>
          <w:sz w:val="28"/>
          <w:szCs w:val="28"/>
          <w:u w:val="single"/>
        </w:rPr>
        <w:t>ADMIN</w:t>
      </w:r>
    </w:p>
    <w:p w14:paraId="05268511" w14:textId="30F7B804" w:rsidR="000968E2"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In this module admin will approve the valid queries and information related to the users and events or else will directly delete the unwanted details from being uploaded on the application. He or she can control the overall working of the application by using this module. The admin can view all the processes which are being listed on the application and can </w:t>
      </w:r>
      <w:r w:rsidRPr="00AA016B">
        <w:rPr>
          <w:rFonts w:ascii="Times New Roman" w:hAnsi="Times New Roman" w:cs="Times New Roman"/>
          <w:sz w:val="28"/>
          <w:szCs w:val="28"/>
        </w:rPr>
        <w:lastRenderedPageBreak/>
        <w:t>add events into the application.</w:t>
      </w:r>
      <w:r w:rsidR="00CA0347">
        <w:rPr>
          <w:rFonts w:ascii="Times New Roman" w:hAnsi="Times New Roman" w:cs="Times New Roman"/>
          <w:sz w:val="28"/>
          <w:szCs w:val="28"/>
        </w:rPr>
        <w:t xml:space="preserve"> Admin controls the overall working of the application.</w:t>
      </w:r>
    </w:p>
    <w:p w14:paraId="681A987D" w14:textId="77777777" w:rsidR="00661173" w:rsidRPr="00AA016B" w:rsidRDefault="00661173" w:rsidP="00142CAD">
      <w:pPr>
        <w:spacing w:after="0" w:line="360" w:lineRule="auto"/>
        <w:ind w:left="1418" w:right="849"/>
        <w:jc w:val="both"/>
        <w:rPr>
          <w:rFonts w:ascii="Times New Roman" w:hAnsi="Times New Roman" w:cs="Times New Roman"/>
          <w:b/>
          <w:bCs/>
          <w:sz w:val="28"/>
          <w:szCs w:val="28"/>
          <w:u w:val="single"/>
        </w:rPr>
      </w:pPr>
      <w:r w:rsidRPr="00AA016B">
        <w:rPr>
          <w:rFonts w:ascii="Times New Roman" w:hAnsi="Times New Roman" w:cs="Times New Roman"/>
          <w:b/>
          <w:bCs/>
          <w:sz w:val="28"/>
          <w:szCs w:val="28"/>
          <w:u w:val="single"/>
        </w:rPr>
        <w:t>USER</w:t>
      </w:r>
    </w:p>
    <w:p w14:paraId="6F05C80E" w14:textId="6CB81682" w:rsidR="00661173"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In this module the user can register himself by filling the registration form provided in the application. After he or she can login with the help of the username and password which has been already registered. The user can ask for the essential requirements and maintenance works, the user can ask for emergency fund raising issues, can get helped with the known queries from the chatbot, view and add events in the calender and can also come forward with the creative ideas which he or she would like to implement in the organization.</w:t>
      </w:r>
    </w:p>
    <w:p w14:paraId="74E81A3E" w14:textId="77777777" w:rsidR="00367281" w:rsidRPr="00314DB3" w:rsidRDefault="00367281" w:rsidP="00142CAD">
      <w:pPr>
        <w:spacing w:line="360" w:lineRule="auto"/>
        <w:ind w:left="1418" w:right="849"/>
        <w:jc w:val="both"/>
        <w:rPr>
          <w:rFonts w:ascii="Times New Roman" w:hAnsi="Times New Roman" w:cs="Times New Roman"/>
          <w:sz w:val="28"/>
          <w:szCs w:val="28"/>
          <w:lang w:val="en-GB"/>
        </w:rPr>
      </w:pPr>
      <w:r w:rsidRPr="00314DB3">
        <w:rPr>
          <w:rFonts w:ascii="Times New Roman" w:hAnsi="Times New Roman" w:cs="Times New Roman"/>
          <w:b/>
          <w:sz w:val="28"/>
          <w:szCs w:val="28"/>
          <w:u w:val="single"/>
        </w:rPr>
        <w:t>User Modules of the System</w:t>
      </w:r>
    </w:p>
    <w:p w14:paraId="0743B217" w14:textId="77777777" w:rsidR="00367281" w:rsidRPr="00314DB3" w:rsidRDefault="00367281"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Fund Raising Module : - Members of the institution may be facing any serious financial issues as well as collecting fund for the college programs by students/NSS, at times of emergency we can seek help from other members by informing them about the seriousness of the situation.</w:t>
      </w:r>
    </w:p>
    <w:p w14:paraId="4B13CFAE" w14:textId="77777777" w:rsidR="00367281" w:rsidRPr="00367281" w:rsidRDefault="00367281"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Requirements Module : - Here, we can ask for the essential maintenance works and new requirements which are essential for the members of the institution</w:t>
      </w:r>
    </w:p>
    <w:p w14:paraId="5213304F" w14:textId="77777777" w:rsidR="00367281" w:rsidRPr="00314DB3" w:rsidRDefault="00367281"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Notifications Module : - Here, we will be providing all the notification related to educational , arts , sports , NSS programs which are being conducted in the campus or related to student's in the campus . Example : university examination time table , results , blood donation camps etc.</w:t>
      </w:r>
    </w:p>
    <w:p w14:paraId="45312855" w14:textId="77777777" w:rsidR="00367281" w:rsidRPr="00314DB3" w:rsidRDefault="00367281"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 xml:space="preserve">Academic Calendar Module : -Each event will be marked in the academic calendar . By clicking the specific date and we can know about the event that is upcoming or which has been already finished. </w:t>
      </w:r>
      <w:r w:rsidRPr="00314DB3">
        <w:rPr>
          <w:rFonts w:ascii="Times New Roman" w:hAnsi="Times New Roman" w:cs="Times New Roman"/>
          <w:sz w:val="28"/>
          <w:szCs w:val="28"/>
          <w:lang w:val="en-GB"/>
        </w:rPr>
        <w:lastRenderedPageBreak/>
        <w:t>By clicking the finished events we can get images/videos related to that events and information about event.</w:t>
      </w:r>
    </w:p>
    <w:p w14:paraId="09E5125C" w14:textId="77777777" w:rsidR="00367281" w:rsidRPr="00314DB3" w:rsidRDefault="00367281"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Chat Box Module : - User can chat with admin through private chat. Privacy is ensured while chatting. Students can get information and needful help from the admin.</w:t>
      </w:r>
    </w:p>
    <w:p w14:paraId="6D446BCA" w14:textId="33C71243" w:rsidR="00367281" w:rsidRDefault="00367281" w:rsidP="00142CAD">
      <w:pPr>
        <w:pStyle w:val="ListParagraph"/>
        <w:numPr>
          <w:ilvl w:val="0"/>
          <w:numId w:val="40"/>
        </w:numPr>
        <w:spacing w:line="360" w:lineRule="auto"/>
        <w:ind w:left="1843" w:right="849" w:hanging="425"/>
        <w:jc w:val="both"/>
        <w:rPr>
          <w:rFonts w:ascii="Times New Roman" w:hAnsi="Times New Roman" w:cs="Times New Roman"/>
          <w:sz w:val="28"/>
          <w:szCs w:val="28"/>
          <w:lang w:val="en-GB"/>
        </w:rPr>
      </w:pPr>
      <w:r w:rsidRPr="00314DB3">
        <w:rPr>
          <w:rFonts w:ascii="Times New Roman" w:hAnsi="Times New Roman" w:cs="Times New Roman"/>
          <w:sz w:val="28"/>
          <w:szCs w:val="28"/>
          <w:lang w:val="en-GB"/>
        </w:rPr>
        <w:t>Idea corner : -Many student’s will be having their own perspective view towards each situations. So all of them will be having different ideas towards each Issue or new innovative ideas which can be implemented in the institution. So we are providing them a platform to express their idea’s which can be implemented to gain more entertainment/information</w:t>
      </w:r>
      <w:r>
        <w:rPr>
          <w:rFonts w:ascii="Times New Roman" w:hAnsi="Times New Roman" w:cs="Times New Roman"/>
          <w:sz w:val="28"/>
          <w:szCs w:val="28"/>
          <w:lang w:val="en-GB"/>
        </w:rPr>
        <w:t>.</w:t>
      </w:r>
    </w:p>
    <w:p w14:paraId="77146FAD" w14:textId="77777777" w:rsidR="0060511B" w:rsidRPr="0060511B" w:rsidRDefault="0060511B" w:rsidP="00142CAD">
      <w:pPr>
        <w:pStyle w:val="ListParagraph"/>
        <w:spacing w:line="240" w:lineRule="auto"/>
        <w:ind w:left="1418" w:right="849"/>
        <w:jc w:val="both"/>
        <w:rPr>
          <w:rFonts w:ascii="Times New Roman" w:hAnsi="Times New Roman" w:cs="Times New Roman"/>
          <w:sz w:val="28"/>
          <w:szCs w:val="28"/>
          <w:lang w:val="en-GB"/>
        </w:rPr>
      </w:pPr>
    </w:p>
    <w:p w14:paraId="4BD8AE42" w14:textId="77777777" w:rsidR="00661173" w:rsidRPr="00AA016B" w:rsidRDefault="00661173" w:rsidP="00142CAD">
      <w:pPr>
        <w:pStyle w:val="ListParagraph"/>
        <w:numPr>
          <w:ilvl w:val="1"/>
          <w:numId w:val="20"/>
        </w:numPr>
        <w:spacing w:after="19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
          <w:bCs/>
          <w:sz w:val="28"/>
          <w:szCs w:val="28"/>
        </w:rPr>
        <w:t>DEVELOPMENT OF THE SYSTEM</w:t>
      </w:r>
    </w:p>
    <w:p w14:paraId="27FAA4DB" w14:textId="48BA2597" w:rsidR="008A56A5"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The development of this system contains the following activities, which try to automate the entire process keeping in the view of database integration approach. User friendliness is provided in the application with various controls provided by system rich user interface. The system makes the overall project management much easier and flexible. It is much convenient too. The user information can be stored in centralized database which can be maintained by the system.</w:t>
      </w:r>
    </w:p>
    <w:p w14:paraId="2840FF07" w14:textId="60847BF8" w:rsidR="00D24AFC" w:rsidRDefault="00D24AFC" w:rsidP="00142CAD">
      <w:pPr>
        <w:spacing w:line="360" w:lineRule="auto"/>
        <w:ind w:left="1418" w:right="849"/>
        <w:jc w:val="both"/>
        <w:rPr>
          <w:rFonts w:ascii="Times New Roman" w:hAnsi="Times New Roman" w:cs="Times New Roman"/>
          <w:sz w:val="28"/>
          <w:szCs w:val="28"/>
        </w:rPr>
      </w:pPr>
    </w:p>
    <w:p w14:paraId="5594BD6C" w14:textId="4633BA64" w:rsidR="00D24AFC" w:rsidRDefault="00D24AFC" w:rsidP="00142CAD">
      <w:pPr>
        <w:spacing w:line="360" w:lineRule="auto"/>
        <w:ind w:left="1418" w:right="849"/>
        <w:jc w:val="both"/>
        <w:rPr>
          <w:rFonts w:ascii="Times New Roman" w:hAnsi="Times New Roman" w:cs="Times New Roman"/>
          <w:sz w:val="28"/>
          <w:szCs w:val="28"/>
        </w:rPr>
      </w:pPr>
    </w:p>
    <w:p w14:paraId="49826638" w14:textId="2A984EA8" w:rsidR="00D24AFC" w:rsidRDefault="00D24AFC" w:rsidP="00142CAD">
      <w:pPr>
        <w:spacing w:line="360" w:lineRule="auto"/>
        <w:ind w:left="1418" w:right="849"/>
        <w:jc w:val="both"/>
        <w:rPr>
          <w:rFonts w:ascii="Times New Roman" w:hAnsi="Times New Roman" w:cs="Times New Roman"/>
          <w:sz w:val="28"/>
          <w:szCs w:val="28"/>
        </w:rPr>
      </w:pPr>
    </w:p>
    <w:p w14:paraId="300E547B" w14:textId="6239A2AC" w:rsidR="00D24AFC" w:rsidRDefault="00D24AFC" w:rsidP="00142CAD">
      <w:pPr>
        <w:spacing w:line="360" w:lineRule="auto"/>
        <w:ind w:left="1418" w:right="849"/>
        <w:jc w:val="both"/>
        <w:rPr>
          <w:rFonts w:ascii="Times New Roman" w:hAnsi="Times New Roman" w:cs="Times New Roman"/>
          <w:sz w:val="28"/>
          <w:szCs w:val="28"/>
        </w:rPr>
      </w:pPr>
    </w:p>
    <w:p w14:paraId="58227ED1" w14:textId="3E680C11" w:rsidR="00142CAD" w:rsidRDefault="00142CAD" w:rsidP="00142CAD">
      <w:pPr>
        <w:spacing w:line="360" w:lineRule="auto"/>
        <w:ind w:left="1418" w:right="849"/>
        <w:jc w:val="both"/>
        <w:rPr>
          <w:rFonts w:ascii="Times New Roman" w:hAnsi="Times New Roman" w:cs="Times New Roman"/>
          <w:sz w:val="28"/>
          <w:szCs w:val="28"/>
        </w:rPr>
      </w:pPr>
    </w:p>
    <w:p w14:paraId="38A3B07B" w14:textId="77777777" w:rsidR="00142CAD" w:rsidRPr="00AA016B" w:rsidRDefault="00142CAD" w:rsidP="00142CAD">
      <w:pPr>
        <w:spacing w:line="360" w:lineRule="auto"/>
        <w:ind w:left="1418" w:right="849"/>
        <w:jc w:val="both"/>
        <w:rPr>
          <w:rFonts w:ascii="Times New Roman" w:hAnsi="Times New Roman" w:cs="Times New Roman"/>
          <w:sz w:val="28"/>
          <w:szCs w:val="28"/>
        </w:rPr>
      </w:pPr>
    </w:p>
    <w:p w14:paraId="18F7A870" w14:textId="3E73BC6B" w:rsidR="00661173" w:rsidRPr="00D24AFC" w:rsidRDefault="00661173" w:rsidP="00142CAD">
      <w:pPr>
        <w:spacing w:line="360" w:lineRule="auto"/>
        <w:ind w:left="1418" w:right="849"/>
        <w:jc w:val="both"/>
        <w:rPr>
          <w:rFonts w:ascii="Times New Roman" w:hAnsi="Times New Roman" w:cs="Times New Roman"/>
          <w:sz w:val="32"/>
          <w:szCs w:val="32"/>
          <w:u w:val="single"/>
        </w:rPr>
      </w:pPr>
      <w:r w:rsidRPr="00D24AFC">
        <w:rPr>
          <w:rFonts w:ascii="Times New Roman" w:hAnsi="Times New Roman" w:cs="Times New Roman"/>
          <w:b/>
          <w:bCs/>
          <w:sz w:val="32"/>
          <w:szCs w:val="32"/>
          <w:u w:val="single"/>
        </w:rPr>
        <w:lastRenderedPageBreak/>
        <w:t>6</w:t>
      </w:r>
      <w:r w:rsidR="00D24AFC" w:rsidRPr="00D24AFC">
        <w:rPr>
          <w:rFonts w:ascii="Times New Roman" w:hAnsi="Times New Roman" w:cs="Times New Roman"/>
          <w:b/>
          <w:bCs/>
          <w:sz w:val="32"/>
          <w:szCs w:val="32"/>
          <w:u w:val="single"/>
        </w:rPr>
        <w:t xml:space="preserve">. </w:t>
      </w:r>
      <w:r w:rsidRPr="00D24AFC">
        <w:rPr>
          <w:rFonts w:ascii="Times New Roman" w:hAnsi="Times New Roman" w:cs="Times New Roman"/>
          <w:b/>
          <w:bCs/>
          <w:sz w:val="32"/>
          <w:szCs w:val="32"/>
          <w:u w:val="single"/>
        </w:rPr>
        <w:t>SYSTEM TESTING</w:t>
      </w:r>
    </w:p>
    <w:p w14:paraId="5199C91A" w14:textId="77777777" w:rsidR="000968E2"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Testing is the major quality measure employed during software development. After the coding phase, computer programs are available that can be executed for testing purposes. Testing not only has to recover errors introduced during coding, but also locate errors committed during the previous phases. Thus, the aim of testing is to verify the requirement design or coding error in the program. System </w:t>
      </w:r>
    </w:p>
    <w:p w14:paraId="1EB930FA" w14:textId="09A4A2D3" w:rsidR="003128BC"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testing is an expensive but critical process that can take as much as fifty percent of the budget for program development. Consequential different level of testing is employed in fact a successful test is one that finds an error. The system performance criteria deal with turnaround time, backup, file protection and human factor. A test for the user acceptance should be carried out. The package developed was taken through different level of testing and required modification was made.</w:t>
      </w:r>
    </w:p>
    <w:p w14:paraId="3E4BA439" w14:textId="77777777" w:rsidR="00661173" w:rsidRPr="00AA016B" w:rsidRDefault="00661173" w:rsidP="00142CAD">
      <w:pPr>
        <w:spacing w:line="360" w:lineRule="auto"/>
        <w:ind w:left="1418" w:right="849"/>
        <w:jc w:val="both"/>
        <w:rPr>
          <w:rFonts w:ascii="Times New Roman" w:hAnsi="Times New Roman" w:cs="Times New Roman"/>
          <w:b/>
          <w:bCs/>
          <w:sz w:val="28"/>
          <w:szCs w:val="28"/>
        </w:rPr>
      </w:pPr>
      <w:r w:rsidRPr="00AA016B">
        <w:rPr>
          <w:rFonts w:ascii="Times New Roman" w:hAnsi="Times New Roman" w:cs="Times New Roman"/>
          <w:b/>
          <w:bCs/>
          <w:sz w:val="28"/>
          <w:szCs w:val="28"/>
        </w:rPr>
        <w:t xml:space="preserve"> Type of Testing</w:t>
      </w:r>
    </w:p>
    <w:p w14:paraId="0909CD1D" w14:textId="77777777" w:rsidR="00367281"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 System testing is the state of implementation which is aimed at ensuring that the system works accurately and efficiently before live operation commences. Testing is vital to the success of the system. The candidate system is subjected to a variety of test. A series of tests are performed for the proposed system before the system is ready for user </w:t>
      </w:r>
    </w:p>
    <w:p w14:paraId="76E7EC08" w14:textId="0C072457" w:rsidR="00661173"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acceptance testing.</w:t>
      </w:r>
    </w:p>
    <w:p w14:paraId="3A56DA21" w14:textId="77777777" w:rsidR="00661173" w:rsidRPr="00AA016B" w:rsidRDefault="00661173" w:rsidP="00142CAD">
      <w:pPr>
        <w:pStyle w:val="ListParagraph"/>
        <w:numPr>
          <w:ilvl w:val="0"/>
          <w:numId w:val="31"/>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 xml:space="preserve">Unit testing </w:t>
      </w:r>
    </w:p>
    <w:p w14:paraId="30FAFB22" w14:textId="77777777" w:rsidR="00661173" w:rsidRPr="00AA016B" w:rsidRDefault="00661173" w:rsidP="00142CAD">
      <w:pPr>
        <w:pStyle w:val="ListParagraph"/>
        <w:numPr>
          <w:ilvl w:val="1"/>
          <w:numId w:val="30"/>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 xml:space="preserve">Integration testing </w:t>
      </w:r>
    </w:p>
    <w:p w14:paraId="1B907844" w14:textId="77777777" w:rsidR="00661173" w:rsidRPr="00AA016B" w:rsidRDefault="00661173" w:rsidP="00142CAD">
      <w:pPr>
        <w:pStyle w:val="ListParagraph"/>
        <w:numPr>
          <w:ilvl w:val="1"/>
          <w:numId w:val="30"/>
        </w:numPr>
        <w:spacing w:after="199"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 xml:space="preserve">Output testing </w:t>
      </w:r>
    </w:p>
    <w:p w14:paraId="6CFACBB2" w14:textId="7AB64362" w:rsidR="00D24AFC" w:rsidRDefault="00661173" w:rsidP="00142CAD">
      <w:pPr>
        <w:pStyle w:val="ListParagraph"/>
        <w:numPr>
          <w:ilvl w:val="1"/>
          <w:numId w:val="30"/>
        </w:numPr>
        <w:spacing w:after="0" w:line="360" w:lineRule="auto"/>
        <w:ind w:left="1418" w:right="849" w:firstLine="0"/>
        <w:jc w:val="both"/>
        <w:rPr>
          <w:rFonts w:ascii="Times New Roman" w:hAnsi="Times New Roman" w:cs="Times New Roman"/>
          <w:sz w:val="28"/>
          <w:szCs w:val="28"/>
        </w:rPr>
      </w:pPr>
      <w:r w:rsidRPr="00AA016B">
        <w:rPr>
          <w:rFonts w:ascii="Times New Roman" w:hAnsi="Times New Roman" w:cs="Times New Roman"/>
          <w:sz w:val="28"/>
          <w:szCs w:val="28"/>
        </w:rPr>
        <w:t xml:space="preserve">User acceptance testing </w:t>
      </w:r>
    </w:p>
    <w:p w14:paraId="3D440B9A" w14:textId="767DD64E" w:rsidR="00142CAD" w:rsidRDefault="00142CAD" w:rsidP="00142CAD">
      <w:pPr>
        <w:pStyle w:val="ListParagraph"/>
        <w:spacing w:after="0" w:line="360" w:lineRule="auto"/>
        <w:ind w:left="1418" w:right="849"/>
        <w:jc w:val="both"/>
        <w:rPr>
          <w:rFonts w:ascii="Times New Roman" w:hAnsi="Times New Roman" w:cs="Times New Roman"/>
          <w:sz w:val="28"/>
          <w:szCs w:val="28"/>
        </w:rPr>
      </w:pPr>
    </w:p>
    <w:p w14:paraId="5493537D" w14:textId="77777777" w:rsidR="00142CAD" w:rsidRDefault="00142CAD" w:rsidP="00142CAD">
      <w:pPr>
        <w:pStyle w:val="ListParagraph"/>
        <w:spacing w:after="0" w:line="360" w:lineRule="auto"/>
        <w:ind w:left="1418" w:right="849"/>
        <w:jc w:val="both"/>
        <w:rPr>
          <w:rFonts w:ascii="Times New Roman" w:hAnsi="Times New Roman" w:cs="Times New Roman"/>
          <w:sz w:val="28"/>
          <w:szCs w:val="28"/>
        </w:rPr>
      </w:pPr>
    </w:p>
    <w:p w14:paraId="1206521F" w14:textId="2984126A" w:rsidR="00D24AFC" w:rsidRPr="00D24AFC" w:rsidRDefault="00661173" w:rsidP="00142CAD">
      <w:pPr>
        <w:pStyle w:val="ListParagraph"/>
        <w:spacing w:after="0" w:line="360" w:lineRule="auto"/>
        <w:ind w:left="1418" w:right="849"/>
        <w:jc w:val="both"/>
        <w:rPr>
          <w:rFonts w:ascii="Times New Roman" w:hAnsi="Times New Roman" w:cs="Times New Roman"/>
          <w:b/>
          <w:bCs/>
          <w:sz w:val="28"/>
          <w:szCs w:val="28"/>
        </w:rPr>
      </w:pPr>
      <w:r w:rsidRPr="00D24AFC">
        <w:rPr>
          <w:rFonts w:ascii="Times New Roman" w:hAnsi="Times New Roman" w:cs="Times New Roman"/>
          <w:b/>
          <w:bCs/>
          <w:sz w:val="28"/>
          <w:szCs w:val="28"/>
        </w:rPr>
        <w:lastRenderedPageBreak/>
        <w:t>Unit testing</w:t>
      </w:r>
      <w:r w:rsidR="00D24AFC">
        <w:rPr>
          <w:rFonts w:ascii="Times New Roman" w:hAnsi="Times New Roman" w:cs="Times New Roman"/>
          <w:b/>
          <w:bCs/>
          <w:sz w:val="28"/>
          <w:szCs w:val="28"/>
        </w:rPr>
        <w:t>:</w:t>
      </w:r>
    </w:p>
    <w:p w14:paraId="14E7E62A" w14:textId="61479404" w:rsidR="00E2649B" w:rsidRPr="00D24AFC" w:rsidRDefault="00661173" w:rsidP="00142CAD">
      <w:pPr>
        <w:pStyle w:val="ListParagraph"/>
        <w:spacing w:line="360" w:lineRule="auto"/>
        <w:ind w:left="1418" w:right="849"/>
        <w:jc w:val="both"/>
        <w:rPr>
          <w:rFonts w:ascii="Times New Roman" w:hAnsi="Times New Roman" w:cs="Times New Roman"/>
          <w:b/>
          <w:bCs/>
          <w:sz w:val="28"/>
          <w:szCs w:val="28"/>
        </w:rPr>
      </w:pPr>
      <w:r w:rsidRPr="00D24AFC">
        <w:rPr>
          <w:rFonts w:ascii="Times New Roman" w:hAnsi="Times New Roman" w:cs="Times New Roman"/>
          <w:sz w:val="28"/>
          <w:szCs w:val="28"/>
        </w:rPr>
        <w:t xml:space="preserve">Unit testing focuses on the verification effort on the smallest unit of software design or the software component module. Using a component level design as a guide important control paths are tested to find out the errors within the boundary of the module. </w:t>
      </w:r>
    </w:p>
    <w:p w14:paraId="6B50346B" w14:textId="77777777" w:rsidR="00D24AFC" w:rsidRDefault="00661173" w:rsidP="00142CAD">
      <w:pPr>
        <w:spacing w:after="0" w:line="360" w:lineRule="auto"/>
        <w:ind w:left="1418" w:right="849"/>
        <w:jc w:val="both"/>
        <w:rPr>
          <w:rFonts w:ascii="Times New Roman" w:hAnsi="Times New Roman" w:cs="Times New Roman"/>
          <w:b/>
          <w:bCs/>
          <w:sz w:val="28"/>
          <w:szCs w:val="28"/>
        </w:rPr>
      </w:pPr>
      <w:r w:rsidRPr="00AA016B">
        <w:rPr>
          <w:rFonts w:ascii="Times New Roman" w:hAnsi="Times New Roman" w:cs="Times New Roman"/>
          <w:b/>
          <w:bCs/>
          <w:sz w:val="28"/>
          <w:szCs w:val="28"/>
        </w:rPr>
        <w:t>Integration testing:</w:t>
      </w:r>
    </w:p>
    <w:p w14:paraId="41701D23" w14:textId="5FD80FD0" w:rsidR="003128BC" w:rsidRPr="00D24AFC" w:rsidRDefault="00661173" w:rsidP="00142CAD">
      <w:pPr>
        <w:spacing w:line="360" w:lineRule="auto"/>
        <w:ind w:left="1418" w:right="849"/>
        <w:jc w:val="both"/>
        <w:rPr>
          <w:rFonts w:ascii="Times New Roman" w:hAnsi="Times New Roman" w:cs="Times New Roman"/>
          <w:b/>
          <w:bCs/>
          <w:sz w:val="28"/>
          <w:szCs w:val="28"/>
        </w:rPr>
      </w:pPr>
      <w:r w:rsidRPr="00AA016B">
        <w:rPr>
          <w:rFonts w:ascii="Times New Roman" w:hAnsi="Times New Roman" w:cs="Times New Roman"/>
          <w:sz w:val="28"/>
          <w:szCs w:val="28"/>
        </w:rPr>
        <w:t>Integration testing is a systematic technique for constructing the program structure while at the same time conducting test to uncover errors associated with interfacing.</w:t>
      </w:r>
    </w:p>
    <w:p w14:paraId="6B004F4F" w14:textId="7EE386EF" w:rsidR="00661173" w:rsidRPr="00AA016B" w:rsidRDefault="00661173" w:rsidP="00142CAD">
      <w:pPr>
        <w:spacing w:after="0" w:line="360" w:lineRule="auto"/>
        <w:ind w:left="1418" w:right="849"/>
        <w:jc w:val="both"/>
        <w:rPr>
          <w:rFonts w:ascii="Times New Roman" w:hAnsi="Times New Roman" w:cs="Times New Roman"/>
          <w:b/>
          <w:bCs/>
          <w:sz w:val="28"/>
          <w:szCs w:val="28"/>
        </w:rPr>
      </w:pPr>
      <w:r w:rsidRPr="00AA016B">
        <w:rPr>
          <w:rFonts w:ascii="Times New Roman" w:hAnsi="Times New Roman" w:cs="Times New Roman"/>
          <w:b/>
          <w:bCs/>
          <w:sz w:val="28"/>
          <w:szCs w:val="28"/>
        </w:rPr>
        <w:t>Output testing:</w:t>
      </w:r>
    </w:p>
    <w:p w14:paraId="5749D204" w14:textId="50391E43" w:rsidR="003128BC" w:rsidRPr="00AA016B"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Here the output is tested to view whether that screen is what which is desired. It is also checked whether it is to the satisfaction of the user.</w:t>
      </w:r>
    </w:p>
    <w:p w14:paraId="7CD56742" w14:textId="77777777" w:rsidR="00661173" w:rsidRPr="00AA016B" w:rsidRDefault="00661173" w:rsidP="00142CAD">
      <w:pPr>
        <w:spacing w:after="0" w:line="360" w:lineRule="auto"/>
        <w:ind w:left="1418" w:right="849"/>
        <w:jc w:val="both"/>
        <w:rPr>
          <w:rFonts w:ascii="Times New Roman" w:hAnsi="Times New Roman" w:cs="Times New Roman"/>
          <w:b/>
          <w:bCs/>
          <w:sz w:val="28"/>
          <w:szCs w:val="28"/>
        </w:rPr>
      </w:pPr>
      <w:r w:rsidRPr="00AA016B">
        <w:rPr>
          <w:rFonts w:ascii="Times New Roman" w:hAnsi="Times New Roman" w:cs="Times New Roman"/>
          <w:b/>
          <w:bCs/>
          <w:sz w:val="28"/>
          <w:szCs w:val="28"/>
        </w:rPr>
        <w:t>User acceptance testing:</w:t>
      </w:r>
    </w:p>
    <w:p w14:paraId="36426E81" w14:textId="79BC7FFF" w:rsidR="00403E5E" w:rsidRDefault="00661173"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sz w:val="28"/>
          <w:szCs w:val="28"/>
        </w:rPr>
        <w:t xml:space="preserve"> User acceptance testing is done in presence of user. The user will have some constraints and if some constraints are absent it has to be added and then the user is satisfied. When this system was executed, we got a successful output with high accuracy as we intended.</w:t>
      </w:r>
    </w:p>
    <w:p w14:paraId="4F875F88" w14:textId="1768D507" w:rsidR="00D24AFC" w:rsidRDefault="00D24AFC" w:rsidP="00142CAD">
      <w:pPr>
        <w:spacing w:line="360" w:lineRule="auto"/>
        <w:ind w:left="1418" w:right="849"/>
        <w:jc w:val="both"/>
        <w:rPr>
          <w:rFonts w:ascii="Times New Roman" w:hAnsi="Times New Roman" w:cs="Times New Roman"/>
          <w:sz w:val="28"/>
          <w:szCs w:val="28"/>
        </w:rPr>
      </w:pPr>
    </w:p>
    <w:p w14:paraId="2BC1213F" w14:textId="2B252E1A" w:rsidR="00D24AFC" w:rsidRDefault="00D24AFC" w:rsidP="00142CAD">
      <w:pPr>
        <w:spacing w:line="360" w:lineRule="auto"/>
        <w:ind w:left="1418" w:right="849"/>
        <w:jc w:val="both"/>
        <w:rPr>
          <w:rFonts w:ascii="Times New Roman" w:hAnsi="Times New Roman" w:cs="Times New Roman"/>
          <w:sz w:val="28"/>
          <w:szCs w:val="28"/>
        </w:rPr>
      </w:pPr>
    </w:p>
    <w:p w14:paraId="4C666879" w14:textId="0FC2B94F" w:rsidR="00D24AFC" w:rsidRDefault="00D24AFC" w:rsidP="00142CAD">
      <w:pPr>
        <w:spacing w:line="360" w:lineRule="auto"/>
        <w:ind w:left="1418" w:right="849"/>
        <w:jc w:val="both"/>
        <w:rPr>
          <w:rFonts w:ascii="Times New Roman" w:hAnsi="Times New Roman" w:cs="Times New Roman"/>
          <w:sz w:val="28"/>
          <w:szCs w:val="28"/>
        </w:rPr>
      </w:pPr>
    </w:p>
    <w:p w14:paraId="3C4BCCE3" w14:textId="32F6C4A4" w:rsidR="00D24AFC" w:rsidRDefault="00D24AFC" w:rsidP="00142CAD">
      <w:pPr>
        <w:spacing w:line="360" w:lineRule="auto"/>
        <w:ind w:left="1418" w:right="849"/>
        <w:jc w:val="both"/>
        <w:rPr>
          <w:rFonts w:ascii="Times New Roman" w:hAnsi="Times New Roman" w:cs="Times New Roman"/>
          <w:sz w:val="28"/>
          <w:szCs w:val="28"/>
        </w:rPr>
      </w:pPr>
    </w:p>
    <w:p w14:paraId="3FE2A670" w14:textId="7517EEE0" w:rsidR="00142CAD" w:rsidRDefault="00142CAD" w:rsidP="00142CAD">
      <w:pPr>
        <w:spacing w:line="360" w:lineRule="auto"/>
        <w:ind w:left="1418" w:right="849"/>
        <w:jc w:val="both"/>
        <w:rPr>
          <w:rFonts w:ascii="Times New Roman" w:hAnsi="Times New Roman" w:cs="Times New Roman"/>
          <w:sz w:val="28"/>
          <w:szCs w:val="28"/>
        </w:rPr>
      </w:pPr>
    </w:p>
    <w:p w14:paraId="3233FF90" w14:textId="77777777" w:rsidR="00142CAD" w:rsidRDefault="00142CAD" w:rsidP="00142CAD">
      <w:pPr>
        <w:spacing w:line="360" w:lineRule="auto"/>
        <w:ind w:left="1418" w:right="849"/>
        <w:jc w:val="both"/>
        <w:rPr>
          <w:rFonts w:ascii="Times New Roman" w:hAnsi="Times New Roman" w:cs="Times New Roman"/>
          <w:sz w:val="28"/>
          <w:szCs w:val="28"/>
        </w:rPr>
      </w:pPr>
    </w:p>
    <w:p w14:paraId="715A9232" w14:textId="77777777" w:rsidR="00D24AFC" w:rsidRDefault="00D24AFC" w:rsidP="00142CAD">
      <w:pPr>
        <w:spacing w:line="360" w:lineRule="auto"/>
        <w:ind w:left="1418" w:right="849"/>
        <w:jc w:val="both"/>
        <w:rPr>
          <w:rFonts w:ascii="Times New Roman" w:hAnsi="Times New Roman" w:cs="Times New Roman"/>
          <w:sz w:val="28"/>
          <w:szCs w:val="28"/>
        </w:rPr>
      </w:pPr>
    </w:p>
    <w:p w14:paraId="65181767" w14:textId="77777777" w:rsidR="00367281" w:rsidRPr="00403E5E" w:rsidRDefault="00367281" w:rsidP="00142CAD">
      <w:pPr>
        <w:spacing w:line="360" w:lineRule="auto"/>
        <w:ind w:left="1418" w:right="849"/>
        <w:jc w:val="both"/>
        <w:rPr>
          <w:rFonts w:ascii="Times New Roman" w:hAnsi="Times New Roman" w:cs="Times New Roman"/>
          <w:sz w:val="28"/>
          <w:szCs w:val="28"/>
        </w:rPr>
      </w:pPr>
    </w:p>
    <w:p w14:paraId="3AFDED6C" w14:textId="4254A524" w:rsidR="000968E2" w:rsidRPr="000968E2" w:rsidRDefault="00661173" w:rsidP="00142CAD">
      <w:pPr>
        <w:spacing w:line="360" w:lineRule="auto"/>
        <w:ind w:left="1418" w:right="849"/>
        <w:jc w:val="both"/>
        <w:rPr>
          <w:rFonts w:ascii="Times New Roman" w:hAnsi="Times New Roman" w:cs="Times New Roman"/>
          <w:b/>
          <w:bCs/>
          <w:sz w:val="32"/>
          <w:szCs w:val="32"/>
          <w:u w:val="single"/>
        </w:rPr>
      </w:pPr>
      <w:r w:rsidRPr="000968E2">
        <w:rPr>
          <w:rFonts w:ascii="Times New Roman" w:hAnsi="Times New Roman" w:cs="Times New Roman"/>
          <w:b/>
          <w:bCs/>
          <w:sz w:val="32"/>
          <w:szCs w:val="32"/>
          <w:u w:val="single"/>
        </w:rPr>
        <w:lastRenderedPageBreak/>
        <w:t>7.SYSTEM IMPEMETATION</w:t>
      </w:r>
    </w:p>
    <w:p w14:paraId="4D60AA0D" w14:textId="301BDCCF" w:rsidR="008A56A5" w:rsidRDefault="00661173" w:rsidP="00142CAD">
      <w:pPr>
        <w:spacing w:after="0"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Implementation is most crucial stages in achieving system and giving the user confidence that new system workable and achievable each program is tested individually at the time for development using test data and was verified that these programs link together in the same way specified in the specification. The computer system and its environment are testing at the specification of the user.</w:t>
      </w:r>
    </w:p>
    <w:p w14:paraId="37F2C33F" w14:textId="77777777" w:rsidR="003035D7" w:rsidRPr="00AA016B" w:rsidRDefault="003035D7" w:rsidP="00142CAD">
      <w:pPr>
        <w:spacing w:after="0" w:line="240" w:lineRule="auto"/>
        <w:ind w:left="1418" w:right="849"/>
        <w:jc w:val="both"/>
        <w:rPr>
          <w:rFonts w:ascii="Times New Roman" w:hAnsi="Times New Roman" w:cs="Times New Roman"/>
          <w:bCs/>
          <w:sz w:val="28"/>
          <w:szCs w:val="28"/>
        </w:rPr>
      </w:pPr>
    </w:p>
    <w:p w14:paraId="3B372B16" w14:textId="77391DC0" w:rsidR="00661173" w:rsidRPr="00AA016B" w:rsidRDefault="00661173" w:rsidP="00142CAD">
      <w:pPr>
        <w:tabs>
          <w:tab w:val="left" w:pos="9356"/>
        </w:tabs>
        <w:spacing w:after="0"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IMPLEMENTATION OF SYSTEM INCLUDE</w:t>
      </w:r>
      <w:r w:rsidR="003035D7">
        <w:rPr>
          <w:rFonts w:ascii="Times New Roman" w:hAnsi="Times New Roman" w:cs="Times New Roman"/>
          <w:bCs/>
          <w:sz w:val="28"/>
          <w:szCs w:val="28"/>
        </w:rPr>
        <w:t>:</w:t>
      </w:r>
    </w:p>
    <w:p w14:paraId="4E7CC6DB" w14:textId="77777777" w:rsidR="00661173" w:rsidRPr="00AA016B" w:rsidRDefault="00661173" w:rsidP="00142CAD">
      <w:pPr>
        <w:pStyle w:val="ListParagraph"/>
        <w:numPr>
          <w:ilvl w:val="0"/>
          <w:numId w:val="27"/>
        </w:numPr>
        <w:spacing w:after="0" w:line="360" w:lineRule="auto"/>
        <w:ind w:left="1843" w:right="849" w:hanging="425"/>
        <w:jc w:val="both"/>
        <w:rPr>
          <w:rFonts w:ascii="Times New Roman" w:hAnsi="Times New Roman" w:cs="Times New Roman"/>
          <w:b/>
          <w:bCs/>
          <w:sz w:val="28"/>
          <w:szCs w:val="28"/>
          <w:u w:val="single"/>
        </w:rPr>
      </w:pPr>
      <w:r w:rsidRPr="00AA016B">
        <w:rPr>
          <w:rFonts w:ascii="Times New Roman" w:hAnsi="Times New Roman" w:cs="Times New Roman"/>
          <w:bCs/>
          <w:sz w:val="28"/>
          <w:szCs w:val="28"/>
        </w:rPr>
        <w:t>Tested the developed package with sample data.</w:t>
      </w:r>
    </w:p>
    <w:p w14:paraId="23E58D90" w14:textId="77777777" w:rsidR="00661173" w:rsidRPr="00AA016B" w:rsidRDefault="00661173" w:rsidP="00142CAD">
      <w:pPr>
        <w:pStyle w:val="ListParagraph"/>
        <w:numPr>
          <w:ilvl w:val="0"/>
          <w:numId w:val="27"/>
        </w:numPr>
        <w:spacing w:after="0" w:line="360" w:lineRule="auto"/>
        <w:ind w:left="1843" w:right="849" w:hanging="425"/>
        <w:jc w:val="both"/>
        <w:rPr>
          <w:rFonts w:ascii="Times New Roman" w:hAnsi="Times New Roman" w:cs="Times New Roman"/>
          <w:b/>
          <w:bCs/>
          <w:sz w:val="28"/>
          <w:szCs w:val="28"/>
          <w:u w:val="single"/>
        </w:rPr>
      </w:pPr>
      <w:r w:rsidRPr="00AA016B">
        <w:rPr>
          <w:rFonts w:ascii="Times New Roman" w:hAnsi="Times New Roman" w:cs="Times New Roman"/>
          <w:sz w:val="28"/>
          <w:szCs w:val="28"/>
        </w:rPr>
        <w:t>Based on the feedback from the user during the test run changes are made to     the system.</w:t>
      </w:r>
    </w:p>
    <w:p w14:paraId="38748429" w14:textId="77777777" w:rsidR="00661173" w:rsidRPr="00AA016B" w:rsidRDefault="00661173" w:rsidP="00142CAD">
      <w:pPr>
        <w:pStyle w:val="ListParagraph"/>
        <w:numPr>
          <w:ilvl w:val="0"/>
          <w:numId w:val="27"/>
        </w:numPr>
        <w:spacing w:after="0" w:line="360" w:lineRule="auto"/>
        <w:ind w:left="1843" w:right="849" w:hanging="425"/>
        <w:jc w:val="both"/>
        <w:rPr>
          <w:rFonts w:ascii="Times New Roman" w:hAnsi="Times New Roman" w:cs="Times New Roman"/>
          <w:b/>
          <w:bCs/>
          <w:sz w:val="28"/>
          <w:szCs w:val="28"/>
          <w:u w:val="single"/>
        </w:rPr>
      </w:pPr>
      <w:r w:rsidRPr="00AA016B">
        <w:rPr>
          <w:rFonts w:ascii="Times New Roman" w:hAnsi="Times New Roman" w:cs="Times New Roman"/>
          <w:sz w:val="28"/>
          <w:szCs w:val="28"/>
        </w:rPr>
        <w:t>Ensuring that the user has understood and accepted the changes.</w:t>
      </w:r>
    </w:p>
    <w:p w14:paraId="27125B04" w14:textId="77777777" w:rsidR="003128BC" w:rsidRPr="003128BC" w:rsidRDefault="00661173" w:rsidP="00142CAD">
      <w:pPr>
        <w:pStyle w:val="ListParagraph"/>
        <w:numPr>
          <w:ilvl w:val="0"/>
          <w:numId w:val="27"/>
        </w:numPr>
        <w:spacing w:line="360" w:lineRule="auto"/>
        <w:ind w:left="1843" w:right="849" w:hanging="425"/>
        <w:jc w:val="both"/>
        <w:rPr>
          <w:rFonts w:ascii="Times New Roman" w:hAnsi="Times New Roman" w:cs="Times New Roman"/>
          <w:b/>
          <w:bCs/>
          <w:sz w:val="28"/>
          <w:szCs w:val="28"/>
          <w:u w:val="single"/>
        </w:rPr>
      </w:pPr>
      <w:r w:rsidRPr="00AA016B">
        <w:rPr>
          <w:rFonts w:ascii="Times New Roman" w:hAnsi="Times New Roman" w:cs="Times New Roman"/>
          <w:sz w:val="28"/>
          <w:szCs w:val="28"/>
        </w:rPr>
        <w:t>Getting complete feedback during test run and ensuring that everything is perfect for the final changeover.</w:t>
      </w:r>
    </w:p>
    <w:p w14:paraId="2FC89538" w14:textId="51635C84" w:rsidR="00661173" w:rsidRPr="00D24AFC" w:rsidRDefault="00661173" w:rsidP="00142CAD">
      <w:pPr>
        <w:pStyle w:val="ListParagraph"/>
        <w:spacing w:line="360" w:lineRule="auto"/>
        <w:ind w:left="1418" w:right="849"/>
        <w:jc w:val="both"/>
        <w:rPr>
          <w:rFonts w:ascii="Times New Roman" w:hAnsi="Times New Roman" w:cs="Times New Roman"/>
          <w:sz w:val="28"/>
          <w:szCs w:val="28"/>
        </w:rPr>
      </w:pPr>
      <w:r w:rsidRPr="003128BC">
        <w:rPr>
          <w:rFonts w:ascii="Times New Roman" w:hAnsi="Times New Roman" w:cs="Times New Roman"/>
          <w:sz w:val="28"/>
          <w:szCs w:val="28"/>
        </w:rPr>
        <w:t xml:space="preserve">An implementation management team, which includes the head of each implementation team, a primary user of the system oversees the implementation preparation activities. Implementation is the stage of the project when the theoretical design is turned into a working system. The implementation stage is system project in its own right. It includes careful planning, investigation of current system and its constraint on </w:t>
      </w:r>
      <w:r w:rsidRPr="00D24AFC">
        <w:rPr>
          <w:rFonts w:ascii="Times New Roman" w:hAnsi="Times New Roman" w:cs="Times New Roman"/>
          <w:sz w:val="28"/>
          <w:szCs w:val="28"/>
        </w:rPr>
        <w:t>implementation, design of method to achieve the changeover</w:t>
      </w:r>
      <w:r w:rsidR="00B30C6B">
        <w:rPr>
          <w:rFonts w:ascii="Times New Roman" w:hAnsi="Times New Roman" w:cs="Times New Roman"/>
          <w:sz w:val="28"/>
          <w:szCs w:val="28"/>
        </w:rPr>
        <w:t xml:space="preserve">. </w:t>
      </w:r>
      <w:r w:rsidR="003035D7">
        <w:rPr>
          <w:rFonts w:ascii="Times New Roman" w:hAnsi="Times New Roman" w:cs="Times New Roman"/>
          <w:sz w:val="28"/>
          <w:szCs w:val="28"/>
        </w:rPr>
        <w:t xml:space="preserve">Our </w:t>
      </w:r>
      <w:r w:rsidR="00B30C6B">
        <w:rPr>
          <w:rFonts w:ascii="Times New Roman" w:hAnsi="Times New Roman" w:cs="Times New Roman"/>
          <w:sz w:val="28"/>
          <w:szCs w:val="28"/>
        </w:rPr>
        <w:t xml:space="preserve">application </w:t>
      </w:r>
      <w:r w:rsidR="003035D7">
        <w:rPr>
          <w:rFonts w:ascii="Times New Roman" w:hAnsi="Times New Roman" w:cs="Times New Roman"/>
          <w:sz w:val="28"/>
          <w:szCs w:val="28"/>
        </w:rPr>
        <w:t>can be implemented in various educational institutions which has  the assistance of an admin to organize the overall functionalities and performance of the system.</w:t>
      </w:r>
      <w:r w:rsidR="00B30C6B">
        <w:rPr>
          <w:rFonts w:ascii="Times New Roman" w:hAnsi="Times New Roman" w:cs="Times New Roman"/>
          <w:sz w:val="28"/>
          <w:szCs w:val="28"/>
        </w:rPr>
        <w:t xml:space="preserve"> The institutions can better function efficiently with the help of our application. Moreover the communication among students and organization can be made simpler.</w:t>
      </w:r>
    </w:p>
    <w:p w14:paraId="77EC5DCF" w14:textId="77777777" w:rsidR="00B30C6B" w:rsidRDefault="00B30C6B" w:rsidP="00142CAD">
      <w:pPr>
        <w:spacing w:line="360" w:lineRule="auto"/>
        <w:ind w:right="849"/>
        <w:jc w:val="both"/>
        <w:rPr>
          <w:rFonts w:ascii="Times New Roman" w:hAnsi="Times New Roman" w:cs="Times New Roman"/>
          <w:b/>
          <w:bCs/>
          <w:sz w:val="32"/>
          <w:szCs w:val="32"/>
          <w:u w:val="single"/>
        </w:rPr>
      </w:pPr>
    </w:p>
    <w:p w14:paraId="3D114ACE" w14:textId="768F70EE" w:rsidR="00661173" w:rsidRPr="000968E2" w:rsidRDefault="00661173" w:rsidP="00142CAD">
      <w:pPr>
        <w:spacing w:line="360" w:lineRule="auto"/>
        <w:ind w:left="1418" w:right="849"/>
        <w:jc w:val="both"/>
        <w:rPr>
          <w:rFonts w:ascii="Times New Roman" w:hAnsi="Times New Roman" w:cs="Times New Roman"/>
          <w:b/>
          <w:bCs/>
          <w:sz w:val="32"/>
          <w:szCs w:val="32"/>
          <w:u w:val="single"/>
        </w:rPr>
      </w:pPr>
      <w:r w:rsidRPr="000968E2">
        <w:rPr>
          <w:rFonts w:ascii="Times New Roman" w:hAnsi="Times New Roman" w:cs="Times New Roman"/>
          <w:b/>
          <w:bCs/>
          <w:sz w:val="32"/>
          <w:szCs w:val="32"/>
          <w:u w:val="single"/>
        </w:rPr>
        <w:lastRenderedPageBreak/>
        <w:t>8. CONCLUSION AND FUTURE ENHANCEMENT</w:t>
      </w:r>
    </w:p>
    <w:p w14:paraId="039F50D3" w14:textId="202CBD3B" w:rsidR="00E2649B" w:rsidRDefault="00661173" w:rsidP="00142CAD">
      <w:pPr>
        <w:pStyle w:val="NoSpacing"/>
        <w:spacing w:line="360" w:lineRule="auto"/>
        <w:ind w:left="1418" w:right="849" w:firstLine="0"/>
        <w:rPr>
          <w:sz w:val="28"/>
          <w:szCs w:val="28"/>
        </w:rPr>
      </w:pPr>
      <w:r w:rsidRPr="00AA016B">
        <w:rPr>
          <w:sz w:val="28"/>
          <w:szCs w:val="28"/>
        </w:rPr>
        <w:t>As part of project a detailed study has been made about the designing and the project "STUDENTS CELL" has been developed as per the requirement specified by our team. The study has given insight to the current trends and methodologies, We have tried our level best to achieve all the goals and satisfaction. The project has been developed using php for backend and java for frontend. The complete system is thoroughly tested with the availability of our resources and throughout reports which are prepared manually. The project has to meet all the requirements that were collected during analysis and design phase.</w:t>
      </w:r>
    </w:p>
    <w:p w14:paraId="61FDA191" w14:textId="7788640A" w:rsidR="00E2649B" w:rsidRPr="00AA016B" w:rsidRDefault="00661173" w:rsidP="00142CAD">
      <w:pPr>
        <w:pStyle w:val="NoSpacing"/>
        <w:spacing w:line="360" w:lineRule="auto"/>
        <w:ind w:left="1418" w:right="849" w:firstLine="0"/>
        <w:rPr>
          <w:sz w:val="28"/>
          <w:szCs w:val="28"/>
        </w:rPr>
      </w:pPr>
      <w:r w:rsidRPr="00AA016B">
        <w:rPr>
          <w:sz w:val="28"/>
          <w:szCs w:val="28"/>
        </w:rPr>
        <w:t>Design procedure and output reports are presented in this report. However, our software has great advantage such as promoting the creative ideas of the students, helping them in their most necessary and helpless situations, a calender to remember their institutional events.</w:t>
      </w:r>
    </w:p>
    <w:p w14:paraId="5FFE7984" w14:textId="65BC473F" w:rsidR="00661173" w:rsidRDefault="00661173" w:rsidP="00142CAD">
      <w:pPr>
        <w:pStyle w:val="NoSpacing"/>
        <w:spacing w:line="360" w:lineRule="auto"/>
        <w:ind w:left="1418" w:right="849" w:firstLine="0"/>
        <w:rPr>
          <w:sz w:val="28"/>
          <w:szCs w:val="28"/>
        </w:rPr>
      </w:pPr>
      <w:r w:rsidRPr="00AA016B">
        <w:rPr>
          <w:sz w:val="28"/>
          <w:szCs w:val="28"/>
        </w:rPr>
        <w:t xml:space="preserve">The project is developed in such a way that it is able to undergo future enhancement in a reliable, secured manner. The successful completion of this has expanded our boundaries of imaginations, invoked confidence, raised our creativity and has provided with knowledge and experience. We are planning to make </w:t>
      </w:r>
      <w:r w:rsidR="00B30C6B">
        <w:rPr>
          <w:sz w:val="28"/>
          <w:szCs w:val="28"/>
        </w:rPr>
        <w:t xml:space="preserve">our software much efficient in order to build better satisfaction among the users and institution. </w:t>
      </w:r>
      <w:r w:rsidRPr="00AA016B">
        <w:rPr>
          <w:sz w:val="28"/>
          <w:szCs w:val="28"/>
        </w:rPr>
        <w:t>We can make updation in our app and add features like adding the teachers module,</w:t>
      </w:r>
      <w:r w:rsidR="00B30C6B">
        <w:rPr>
          <w:sz w:val="28"/>
          <w:szCs w:val="28"/>
        </w:rPr>
        <w:t xml:space="preserve"> which helps teachers too become a part of our cell,</w:t>
      </w:r>
      <w:r w:rsidRPr="00AA016B">
        <w:rPr>
          <w:sz w:val="28"/>
          <w:szCs w:val="28"/>
        </w:rPr>
        <w:t xml:space="preserve"> academic notes </w:t>
      </w:r>
      <w:r w:rsidR="00B30C6B">
        <w:rPr>
          <w:sz w:val="28"/>
          <w:szCs w:val="28"/>
        </w:rPr>
        <w:t>can be provided in this application itself so backup of the notes will be always available in the application itself, a pshycological assistance for students who request for counselling</w:t>
      </w:r>
      <w:r w:rsidR="0065420D">
        <w:rPr>
          <w:sz w:val="28"/>
          <w:szCs w:val="28"/>
        </w:rPr>
        <w:t xml:space="preserve"> inorder to understand the problems of the students and provide them with the necessary assistance.</w:t>
      </w:r>
    </w:p>
    <w:p w14:paraId="7AC50777" w14:textId="0FDFF847" w:rsidR="00367281" w:rsidRDefault="00367281" w:rsidP="00142CAD">
      <w:pPr>
        <w:pStyle w:val="NoSpacing"/>
        <w:spacing w:line="360" w:lineRule="auto"/>
        <w:ind w:left="0" w:right="849" w:firstLine="0"/>
        <w:rPr>
          <w:sz w:val="28"/>
          <w:szCs w:val="28"/>
        </w:rPr>
      </w:pPr>
    </w:p>
    <w:p w14:paraId="1E4481C7" w14:textId="77777777" w:rsidR="00142CAD" w:rsidRDefault="00142CAD" w:rsidP="00142CAD">
      <w:pPr>
        <w:pStyle w:val="NoSpacing"/>
        <w:spacing w:line="360" w:lineRule="auto"/>
        <w:ind w:left="0" w:right="849" w:firstLine="0"/>
        <w:rPr>
          <w:sz w:val="28"/>
          <w:szCs w:val="28"/>
        </w:rPr>
      </w:pPr>
    </w:p>
    <w:p w14:paraId="36BB954C" w14:textId="3393B84F" w:rsidR="00210706" w:rsidRDefault="00210706" w:rsidP="00142CAD">
      <w:pPr>
        <w:pStyle w:val="NoSpacing"/>
        <w:spacing w:before="240" w:line="360" w:lineRule="auto"/>
        <w:ind w:left="1418" w:right="849" w:firstLine="0"/>
        <w:rPr>
          <w:b/>
          <w:bCs/>
          <w:sz w:val="32"/>
          <w:szCs w:val="32"/>
          <w:u w:val="single"/>
        </w:rPr>
      </w:pPr>
      <w:r w:rsidRPr="00210706">
        <w:rPr>
          <w:b/>
          <w:bCs/>
          <w:sz w:val="32"/>
          <w:szCs w:val="32"/>
          <w:u w:val="single"/>
        </w:rPr>
        <w:lastRenderedPageBreak/>
        <w:t>9.</w:t>
      </w:r>
      <w:r w:rsidR="0065420D">
        <w:rPr>
          <w:b/>
          <w:bCs/>
          <w:sz w:val="32"/>
          <w:szCs w:val="32"/>
          <w:u w:val="single"/>
        </w:rPr>
        <w:t xml:space="preserve"> </w:t>
      </w:r>
      <w:r w:rsidRPr="00210706">
        <w:rPr>
          <w:b/>
          <w:bCs/>
          <w:sz w:val="32"/>
          <w:szCs w:val="32"/>
          <w:u w:val="single"/>
        </w:rPr>
        <w:t>BIBILIOGRAPHY</w:t>
      </w:r>
    </w:p>
    <w:p w14:paraId="376040BB" w14:textId="51FA6C92" w:rsidR="0051468E" w:rsidRDefault="000273FE" w:rsidP="00142CAD">
      <w:pPr>
        <w:pStyle w:val="NoSpacing"/>
        <w:numPr>
          <w:ilvl w:val="0"/>
          <w:numId w:val="43"/>
        </w:numPr>
        <w:spacing w:before="240" w:line="360" w:lineRule="auto"/>
        <w:ind w:left="1843" w:right="849" w:hanging="425"/>
        <w:rPr>
          <w:sz w:val="28"/>
          <w:szCs w:val="28"/>
        </w:rPr>
      </w:pPr>
      <w:hyperlink r:id="rId8" w:history="1">
        <w:r w:rsidR="0051468E" w:rsidRPr="00FD655F">
          <w:rPr>
            <w:rStyle w:val="Hyperlink"/>
            <w:sz w:val="28"/>
            <w:szCs w:val="28"/>
          </w:rPr>
          <w:t>https://www.irjet.net/archives/V5/i4/IRJET-V5I4137.pdf</w:t>
        </w:r>
      </w:hyperlink>
    </w:p>
    <w:p w14:paraId="5FE1EEC4" w14:textId="3F6EF888" w:rsidR="0051468E" w:rsidRDefault="000273FE" w:rsidP="00142CAD">
      <w:pPr>
        <w:pStyle w:val="NoSpacing"/>
        <w:numPr>
          <w:ilvl w:val="0"/>
          <w:numId w:val="43"/>
        </w:numPr>
        <w:spacing w:before="240" w:line="360" w:lineRule="auto"/>
        <w:ind w:left="1843" w:right="849" w:hanging="425"/>
        <w:rPr>
          <w:sz w:val="28"/>
          <w:szCs w:val="28"/>
        </w:rPr>
      </w:pPr>
      <w:hyperlink r:id="rId9" w:history="1">
        <w:r w:rsidR="0051468E" w:rsidRPr="00FD655F">
          <w:rPr>
            <w:rStyle w:val="Hyperlink"/>
            <w:sz w:val="28"/>
            <w:szCs w:val="28"/>
          </w:rPr>
          <w:t>https://www.slideshare.net/irjetjournal/irjet-an-online-grievance-redressal-system</w:t>
        </w:r>
      </w:hyperlink>
    </w:p>
    <w:p w14:paraId="263CD4EC" w14:textId="16C686B2" w:rsidR="0051468E" w:rsidRPr="0065420D" w:rsidRDefault="000273FE" w:rsidP="00142CAD">
      <w:pPr>
        <w:pStyle w:val="NoSpacing"/>
        <w:numPr>
          <w:ilvl w:val="0"/>
          <w:numId w:val="43"/>
        </w:numPr>
        <w:spacing w:before="240" w:line="360" w:lineRule="auto"/>
        <w:ind w:left="1843" w:right="849" w:hanging="425"/>
        <w:rPr>
          <w:rStyle w:val="Hyperlink"/>
          <w:color w:val="000000"/>
          <w:sz w:val="28"/>
          <w:szCs w:val="28"/>
          <w:u w:val="none"/>
        </w:rPr>
      </w:pPr>
      <w:hyperlink r:id="rId10" w:history="1">
        <w:r w:rsidR="0051468E">
          <w:rPr>
            <w:rStyle w:val="Hyperlink"/>
            <w:rFonts w:eastAsia="Arial"/>
          </w:rPr>
          <w:t>(800) Making Weather App in Android Studio | Android Projects | GeeksforGeeks - YouTube</w:t>
        </w:r>
      </w:hyperlink>
    </w:p>
    <w:p w14:paraId="592A0572" w14:textId="2861E565" w:rsidR="0065420D" w:rsidRDefault="000273FE" w:rsidP="00142CAD">
      <w:pPr>
        <w:pStyle w:val="NoSpacing"/>
        <w:numPr>
          <w:ilvl w:val="0"/>
          <w:numId w:val="43"/>
        </w:numPr>
        <w:spacing w:before="240" w:line="360" w:lineRule="auto"/>
        <w:ind w:left="1843" w:right="849" w:hanging="425"/>
        <w:rPr>
          <w:sz w:val="28"/>
          <w:szCs w:val="28"/>
        </w:rPr>
      </w:pPr>
      <w:hyperlink r:id="rId11" w:history="1">
        <w:r w:rsidR="0065420D" w:rsidRPr="00A539D7">
          <w:rPr>
            <w:rStyle w:val="Hyperlink"/>
            <w:sz w:val="28"/>
            <w:szCs w:val="28"/>
          </w:rPr>
          <w:t>https://youtu.be/PFvnSZHO3cI</w:t>
        </w:r>
      </w:hyperlink>
      <w:r w:rsidR="0065420D">
        <w:rPr>
          <w:sz w:val="28"/>
          <w:szCs w:val="28"/>
        </w:rPr>
        <w:t xml:space="preserve"> </w:t>
      </w:r>
    </w:p>
    <w:p w14:paraId="4EAA2EA7" w14:textId="53A7E904" w:rsidR="0065420D" w:rsidRPr="0051468E" w:rsidRDefault="0065420D" w:rsidP="00142CAD">
      <w:pPr>
        <w:pStyle w:val="NoSpacing"/>
        <w:numPr>
          <w:ilvl w:val="0"/>
          <w:numId w:val="43"/>
        </w:numPr>
        <w:spacing w:before="240" w:line="360" w:lineRule="auto"/>
        <w:ind w:left="1843" w:right="849" w:hanging="425"/>
        <w:rPr>
          <w:sz w:val="28"/>
          <w:szCs w:val="28"/>
        </w:rPr>
      </w:pPr>
      <w:r w:rsidRPr="0065420D">
        <w:rPr>
          <w:sz w:val="28"/>
          <w:szCs w:val="28"/>
        </w:rPr>
        <w:t>https://www.tutorialspoint.com/android/android_php_mysql.htm</w:t>
      </w:r>
    </w:p>
    <w:p w14:paraId="3F70BD7B" w14:textId="7EE8489F" w:rsidR="00E2649B" w:rsidRPr="00E2649B" w:rsidRDefault="000273FE" w:rsidP="00142CAD">
      <w:pPr>
        <w:pStyle w:val="NoSpacing"/>
        <w:numPr>
          <w:ilvl w:val="0"/>
          <w:numId w:val="43"/>
        </w:numPr>
        <w:spacing w:before="240" w:line="360" w:lineRule="auto"/>
        <w:ind w:left="1843" w:right="849" w:hanging="425"/>
        <w:rPr>
          <w:sz w:val="28"/>
          <w:szCs w:val="28"/>
        </w:rPr>
      </w:pPr>
      <w:hyperlink r:id="rId12" w:tgtFrame="_blank" w:history="1">
        <w:r w:rsidR="00E2649B">
          <w:rPr>
            <w:rStyle w:val="Hyperlink"/>
            <w:rFonts w:ascii="Source Sans Pro" w:eastAsia="Arial" w:hAnsi="Source Sans Pro"/>
            <w:sz w:val="27"/>
            <w:szCs w:val="27"/>
          </w:rPr>
          <w:t>Headfirst Android Development</w:t>
        </w:r>
      </w:hyperlink>
    </w:p>
    <w:p w14:paraId="4088985E" w14:textId="054C0D11" w:rsidR="00661173" w:rsidRDefault="00E2649B" w:rsidP="00142CAD">
      <w:pPr>
        <w:pStyle w:val="NoSpacing"/>
        <w:spacing w:line="360" w:lineRule="auto"/>
        <w:ind w:left="1843" w:right="849" w:hanging="709"/>
        <w:rPr>
          <w:rFonts w:ascii="Source Sans Pro" w:hAnsi="Source Sans Pro"/>
          <w:color w:val="222222"/>
          <w:sz w:val="27"/>
          <w:szCs w:val="27"/>
          <w:shd w:val="clear" w:color="auto" w:fill="FFFFFF"/>
        </w:rPr>
      </w:pPr>
      <w:r>
        <w:rPr>
          <w:sz w:val="28"/>
          <w:szCs w:val="28"/>
        </w:rPr>
        <w:t xml:space="preserve">          </w:t>
      </w:r>
      <w:r>
        <w:rPr>
          <w:rFonts w:ascii="Source Sans Pro" w:hAnsi="Source Sans Pro"/>
          <w:color w:val="222222"/>
          <w:sz w:val="27"/>
          <w:szCs w:val="27"/>
          <w:shd w:val="clear" w:color="auto" w:fill="FFFFFF"/>
        </w:rPr>
        <w:t>Dawn Griffiths</w:t>
      </w:r>
    </w:p>
    <w:p w14:paraId="519DFDAC" w14:textId="14FFA686" w:rsidR="00E2649B" w:rsidRDefault="00E2649B" w:rsidP="00142CAD">
      <w:pPr>
        <w:pStyle w:val="NoSpacing"/>
        <w:spacing w:line="360" w:lineRule="auto"/>
        <w:ind w:left="1843" w:right="849" w:hanging="709"/>
        <w:rPr>
          <w:rFonts w:ascii="Source Sans Pro" w:hAnsi="Source Sans Pro"/>
          <w:color w:val="222222"/>
          <w:sz w:val="27"/>
          <w:szCs w:val="27"/>
          <w:shd w:val="clear" w:color="auto" w:fill="FFFFFF"/>
        </w:rPr>
      </w:pPr>
      <w:r>
        <w:rPr>
          <w:sz w:val="28"/>
          <w:szCs w:val="28"/>
        </w:rPr>
        <w:t xml:space="preserve">          </w:t>
      </w:r>
      <w:r>
        <w:rPr>
          <w:rFonts w:ascii="Source Sans Pro" w:hAnsi="Source Sans Pro"/>
          <w:color w:val="222222"/>
          <w:sz w:val="27"/>
          <w:szCs w:val="27"/>
          <w:shd w:val="clear" w:color="auto" w:fill="FFFFFF"/>
        </w:rPr>
        <w:t>1st edition</w:t>
      </w:r>
    </w:p>
    <w:p w14:paraId="2EA41226" w14:textId="1ECE19B6" w:rsidR="00E2649B" w:rsidRDefault="00E2649B" w:rsidP="00142CAD">
      <w:pPr>
        <w:pStyle w:val="NoSpacing"/>
        <w:spacing w:line="360" w:lineRule="auto"/>
        <w:ind w:left="1843" w:right="849" w:hanging="709"/>
        <w:rPr>
          <w:rFonts w:ascii="Source Sans Pro" w:hAnsi="Source Sans Pro"/>
          <w:color w:val="222222"/>
          <w:sz w:val="27"/>
          <w:szCs w:val="27"/>
          <w:shd w:val="clear" w:color="auto" w:fill="FFFFFF"/>
        </w:rPr>
      </w:pPr>
      <w:r>
        <w:rPr>
          <w:rFonts w:ascii="Source Sans Pro" w:hAnsi="Source Sans Pro"/>
          <w:color w:val="222222"/>
          <w:sz w:val="27"/>
          <w:szCs w:val="27"/>
          <w:shd w:val="clear" w:color="auto" w:fill="FFFFFF"/>
        </w:rPr>
        <w:t xml:space="preserve">              O</w:t>
      </w:r>
      <w:r>
        <w:rPr>
          <w:rFonts w:ascii="Arial" w:hAnsi="Arial" w:cs="Arial"/>
          <w:color w:val="222222"/>
          <w:sz w:val="27"/>
          <w:szCs w:val="27"/>
          <w:shd w:val="clear" w:color="auto" w:fill="FFFFFF"/>
        </w:rPr>
        <w:t>′</w:t>
      </w:r>
      <w:r>
        <w:rPr>
          <w:rFonts w:ascii="Source Sans Pro" w:hAnsi="Source Sans Pro"/>
          <w:color w:val="222222"/>
          <w:sz w:val="27"/>
          <w:szCs w:val="27"/>
          <w:shd w:val="clear" w:color="auto" w:fill="FFFFFF"/>
        </w:rPr>
        <w:t>Reilly</w:t>
      </w:r>
    </w:p>
    <w:p w14:paraId="70F74264" w14:textId="565F0819" w:rsidR="0065420D" w:rsidRPr="0065420D" w:rsidRDefault="000273FE" w:rsidP="00142CAD">
      <w:pPr>
        <w:pStyle w:val="NoSpacing"/>
        <w:numPr>
          <w:ilvl w:val="0"/>
          <w:numId w:val="44"/>
        </w:numPr>
        <w:spacing w:line="360" w:lineRule="auto"/>
        <w:ind w:left="1843" w:right="849" w:hanging="425"/>
        <w:rPr>
          <w:sz w:val="28"/>
          <w:szCs w:val="28"/>
        </w:rPr>
      </w:pPr>
      <w:hyperlink r:id="rId13" w:tgtFrame="_blank" w:history="1">
        <w:r w:rsidR="00E2649B">
          <w:rPr>
            <w:rStyle w:val="Hyperlink"/>
            <w:rFonts w:ascii="Source Sans Pro" w:eastAsia="Arial" w:hAnsi="Source Sans Pro"/>
            <w:sz w:val="27"/>
            <w:szCs w:val="27"/>
          </w:rPr>
          <w:t>Android Programming for Beginners</w:t>
        </w:r>
      </w:hyperlink>
    </w:p>
    <w:p w14:paraId="6FC30912" w14:textId="774E8BDE" w:rsidR="00E2649B" w:rsidRDefault="00E2649B" w:rsidP="00142CAD">
      <w:pPr>
        <w:pStyle w:val="NoSpacing"/>
        <w:spacing w:line="360" w:lineRule="auto"/>
        <w:ind w:left="1843" w:right="849" w:firstLine="0"/>
        <w:rPr>
          <w:rFonts w:ascii="Source Sans Pro" w:hAnsi="Source Sans Pro"/>
          <w:color w:val="222222"/>
          <w:sz w:val="27"/>
          <w:szCs w:val="27"/>
          <w:shd w:val="clear" w:color="auto" w:fill="FFFFFF"/>
        </w:rPr>
      </w:pPr>
      <w:r>
        <w:rPr>
          <w:rFonts w:ascii="Source Sans Pro" w:hAnsi="Source Sans Pro"/>
          <w:color w:val="222222"/>
          <w:sz w:val="27"/>
          <w:szCs w:val="27"/>
          <w:shd w:val="clear" w:color="auto" w:fill="FFFFFF"/>
        </w:rPr>
        <w:t>John Horton</w:t>
      </w:r>
    </w:p>
    <w:p w14:paraId="1B58C055" w14:textId="16EE280F" w:rsidR="00E2649B" w:rsidRDefault="00E2649B" w:rsidP="00142CAD">
      <w:pPr>
        <w:pStyle w:val="NoSpacing"/>
        <w:spacing w:line="360" w:lineRule="auto"/>
        <w:ind w:left="1843" w:right="849" w:firstLine="0"/>
        <w:rPr>
          <w:rFonts w:ascii="Source Sans Pro" w:hAnsi="Source Sans Pro"/>
          <w:color w:val="222222"/>
          <w:sz w:val="27"/>
          <w:szCs w:val="27"/>
          <w:shd w:val="clear" w:color="auto" w:fill="FFFFFF"/>
        </w:rPr>
      </w:pPr>
      <w:r>
        <w:rPr>
          <w:rFonts w:ascii="Source Sans Pro" w:hAnsi="Source Sans Pro"/>
          <w:color w:val="222222"/>
          <w:sz w:val="27"/>
          <w:szCs w:val="27"/>
          <w:shd w:val="clear" w:color="auto" w:fill="FFFFFF"/>
        </w:rPr>
        <w:t>2nd edition</w:t>
      </w:r>
    </w:p>
    <w:p w14:paraId="4983973F" w14:textId="3138FD18" w:rsidR="00E2649B" w:rsidRDefault="00E2649B" w:rsidP="00142CAD">
      <w:pPr>
        <w:pStyle w:val="NoSpacing"/>
        <w:spacing w:line="360" w:lineRule="auto"/>
        <w:ind w:left="1843" w:right="849" w:firstLine="0"/>
        <w:rPr>
          <w:rFonts w:ascii="Source Sans Pro" w:hAnsi="Source Sans Pro"/>
          <w:color w:val="222222"/>
          <w:sz w:val="27"/>
          <w:szCs w:val="27"/>
          <w:shd w:val="clear" w:color="auto" w:fill="FFFFFF"/>
        </w:rPr>
      </w:pPr>
      <w:r>
        <w:rPr>
          <w:rFonts w:ascii="Source Sans Pro" w:hAnsi="Source Sans Pro"/>
          <w:color w:val="222222"/>
          <w:sz w:val="27"/>
          <w:szCs w:val="27"/>
          <w:shd w:val="clear" w:color="auto" w:fill="FFFFFF"/>
        </w:rPr>
        <w:t>Packt Publishing</w:t>
      </w:r>
    </w:p>
    <w:p w14:paraId="72525C61" w14:textId="5CAEED32" w:rsidR="0065420D" w:rsidRDefault="0065420D" w:rsidP="00142CAD">
      <w:pPr>
        <w:pStyle w:val="NoSpacing"/>
        <w:spacing w:line="360" w:lineRule="auto"/>
        <w:ind w:left="1843" w:right="849" w:firstLine="0"/>
        <w:rPr>
          <w:rFonts w:ascii="Source Sans Pro" w:hAnsi="Source Sans Pro"/>
          <w:color w:val="222222"/>
          <w:sz w:val="27"/>
          <w:szCs w:val="27"/>
          <w:shd w:val="clear" w:color="auto" w:fill="FFFFFF"/>
        </w:rPr>
      </w:pPr>
    </w:p>
    <w:p w14:paraId="3DCE9006" w14:textId="77777777" w:rsidR="0065420D" w:rsidRDefault="0065420D" w:rsidP="00142CAD">
      <w:pPr>
        <w:pStyle w:val="NoSpacing"/>
        <w:spacing w:line="360" w:lineRule="auto"/>
        <w:ind w:left="1843" w:right="849" w:firstLine="0"/>
        <w:rPr>
          <w:rFonts w:ascii="Source Sans Pro" w:hAnsi="Source Sans Pro"/>
          <w:color w:val="222222"/>
          <w:sz w:val="27"/>
          <w:szCs w:val="27"/>
          <w:shd w:val="clear" w:color="auto" w:fill="FFFFFF"/>
        </w:rPr>
      </w:pPr>
    </w:p>
    <w:p w14:paraId="09432CC0" w14:textId="335D7AF3" w:rsidR="00E2649B" w:rsidRDefault="00E2649B" w:rsidP="00142CAD">
      <w:pPr>
        <w:pStyle w:val="NoSpacing"/>
        <w:spacing w:line="360" w:lineRule="auto"/>
        <w:ind w:left="1418" w:right="849" w:firstLine="0"/>
        <w:rPr>
          <w:sz w:val="28"/>
          <w:szCs w:val="28"/>
        </w:rPr>
      </w:pPr>
    </w:p>
    <w:p w14:paraId="244278BF" w14:textId="251F0145" w:rsidR="0065420D" w:rsidRDefault="0065420D" w:rsidP="00142CAD">
      <w:pPr>
        <w:pStyle w:val="NoSpacing"/>
        <w:spacing w:line="360" w:lineRule="auto"/>
        <w:ind w:left="1418" w:right="849" w:firstLine="0"/>
        <w:rPr>
          <w:sz w:val="28"/>
          <w:szCs w:val="28"/>
        </w:rPr>
      </w:pPr>
    </w:p>
    <w:p w14:paraId="31806B4A" w14:textId="26A0CAB4" w:rsidR="0065420D" w:rsidRDefault="0065420D" w:rsidP="00142CAD">
      <w:pPr>
        <w:pStyle w:val="NoSpacing"/>
        <w:spacing w:line="360" w:lineRule="auto"/>
        <w:ind w:left="1418" w:right="849" w:firstLine="0"/>
        <w:rPr>
          <w:sz w:val="28"/>
          <w:szCs w:val="28"/>
        </w:rPr>
      </w:pPr>
    </w:p>
    <w:p w14:paraId="018D268C" w14:textId="1F0C8375" w:rsidR="0065420D" w:rsidRDefault="0065420D" w:rsidP="00142CAD">
      <w:pPr>
        <w:pStyle w:val="NoSpacing"/>
        <w:spacing w:line="360" w:lineRule="auto"/>
        <w:ind w:left="1418" w:right="849" w:firstLine="0"/>
        <w:rPr>
          <w:sz w:val="28"/>
          <w:szCs w:val="28"/>
        </w:rPr>
      </w:pPr>
    </w:p>
    <w:p w14:paraId="3E1BD4A1" w14:textId="4CB90183" w:rsidR="0065420D" w:rsidRDefault="0065420D" w:rsidP="00142CAD">
      <w:pPr>
        <w:pStyle w:val="NoSpacing"/>
        <w:spacing w:line="360" w:lineRule="auto"/>
        <w:ind w:left="1418" w:right="849" w:firstLine="0"/>
        <w:rPr>
          <w:sz w:val="28"/>
          <w:szCs w:val="28"/>
        </w:rPr>
      </w:pPr>
    </w:p>
    <w:p w14:paraId="707BD8A7" w14:textId="5A33653E" w:rsidR="0065420D" w:rsidRDefault="0065420D" w:rsidP="00142CAD">
      <w:pPr>
        <w:pStyle w:val="NoSpacing"/>
        <w:spacing w:line="360" w:lineRule="auto"/>
        <w:ind w:left="1418" w:right="849" w:firstLine="0"/>
        <w:rPr>
          <w:sz w:val="28"/>
          <w:szCs w:val="28"/>
        </w:rPr>
      </w:pPr>
    </w:p>
    <w:p w14:paraId="1651A015" w14:textId="77777777" w:rsidR="0065420D" w:rsidRPr="00AA016B" w:rsidRDefault="0065420D" w:rsidP="00142CAD">
      <w:pPr>
        <w:pStyle w:val="NoSpacing"/>
        <w:spacing w:line="360" w:lineRule="auto"/>
        <w:ind w:left="0" w:right="849" w:firstLine="0"/>
        <w:rPr>
          <w:sz w:val="28"/>
          <w:szCs w:val="28"/>
        </w:rPr>
      </w:pPr>
    </w:p>
    <w:p w14:paraId="52B14829" w14:textId="34E287E6" w:rsidR="000968E2" w:rsidRPr="000968E2" w:rsidRDefault="00661173" w:rsidP="00142CAD">
      <w:pPr>
        <w:pStyle w:val="NoSpacing"/>
        <w:spacing w:line="480" w:lineRule="auto"/>
        <w:ind w:left="1418" w:right="849" w:firstLine="0"/>
        <w:rPr>
          <w:b/>
          <w:bCs/>
          <w:sz w:val="32"/>
          <w:szCs w:val="32"/>
          <w:u w:val="single"/>
        </w:rPr>
      </w:pPr>
      <w:r w:rsidRPr="000968E2">
        <w:rPr>
          <w:b/>
          <w:bCs/>
          <w:sz w:val="32"/>
          <w:szCs w:val="32"/>
          <w:u w:val="single"/>
        </w:rPr>
        <w:lastRenderedPageBreak/>
        <w:t>10.</w:t>
      </w:r>
      <w:r w:rsidR="0065420D">
        <w:rPr>
          <w:b/>
          <w:bCs/>
          <w:sz w:val="32"/>
          <w:szCs w:val="32"/>
          <w:u w:val="single"/>
        </w:rPr>
        <w:t xml:space="preserve"> </w:t>
      </w:r>
      <w:r w:rsidRPr="000968E2">
        <w:rPr>
          <w:b/>
          <w:bCs/>
          <w:sz w:val="32"/>
          <w:szCs w:val="32"/>
          <w:u w:val="single"/>
        </w:rPr>
        <w:t>APPENDIX</w:t>
      </w:r>
    </w:p>
    <w:p w14:paraId="613A59D2" w14:textId="77777777" w:rsidR="00661173" w:rsidRPr="00AA016B" w:rsidRDefault="00661173" w:rsidP="00142CAD">
      <w:pPr>
        <w:pStyle w:val="NoSpacing"/>
        <w:spacing w:line="360" w:lineRule="auto"/>
        <w:ind w:left="1418" w:right="849" w:firstLine="0"/>
        <w:rPr>
          <w:b/>
          <w:bCs/>
          <w:sz w:val="28"/>
          <w:szCs w:val="28"/>
        </w:rPr>
      </w:pPr>
      <w:r w:rsidRPr="00AA016B">
        <w:rPr>
          <w:b/>
          <w:bCs/>
          <w:sz w:val="28"/>
          <w:szCs w:val="28"/>
        </w:rPr>
        <w:t>A.  DATAFLOW DIAGRAM</w:t>
      </w:r>
    </w:p>
    <w:p w14:paraId="5E736F0F" w14:textId="5FB51EBC" w:rsidR="000968E2" w:rsidRPr="00E2649B" w:rsidRDefault="00661173" w:rsidP="00142CAD">
      <w:pPr>
        <w:tabs>
          <w:tab w:val="left" w:pos="4811"/>
        </w:tabs>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A data flow diagram is used to define the flow of the data and the resource such as information. Data flow diagram are a way of expressing system requirements in a graphical manner.</w:t>
      </w:r>
      <w:r w:rsidR="006A3DCD">
        <w:rPr>
          <w:rFonts w:ascii="Times New Roman" w:hAnsi="Times New Roman" w:cs="Times New Roman"/>
          <w:bCs/>
          <w:sz w:val="28"/>
          <w:szCs w:val="28"/>
        </w:rPr>
        <w:t xml:space="preserve"> </w:t>
      </w:r>
      <w:r w:rsidRPr="00AA016B">
        <w:rPr>
          <w:rFonts w:ascii="Times New Roman" w:hAnsi="Times New Roman" w:cs="Times New Roman"/>
          <w:bCs/>
          <w:sz w:val="28"/>
          <w:szCs w:val="28"/>
        </w:rPr>
        <w:t>It has the purpose of classifying system requirements and identifying major transformation that will become program in the system design.so it is starting point of design phase that functional decomposes the requirement specification down in to the lowest level of details. The bubbles represent data transformation and the lines represent information flow in the system. Data flow diagrams are useful in understanding a system and can be effectively used for partitioning. The system may be an organization, a manual procedure, software system, mechanical system or any combination of these.</w:t>
      </w:r>
    </w:p>
    <w:p w14:paraId="4B1A5C09" w14:textId="14304E05" w:rsidR="00E2649B" w:rsidRPr="006A3DCD" w:rsidRDefault="00661173" w:rsidP="00142CAD">
      <w:pPr>
        <w:pStyle w:val="ListParagraph"/>
        <w:numPr>
          <w:ilvl w:val="0"/>
          <w:numId w:val="32"/>
        </w:numPr>
        <w:tabs>
          <w:tab w:val="left" w:pos="4811"/>
        </w:tabs>
        <w:spacing w:after="199" w:line="360" w:lineRule="auto"/>
        <w:ind w:left="1843" w:right="849" w:hanging="425"/>
        <w:jc w:val="both"/>
        <w:rPr>
          <w:rFonts w:ascii="Times New Roman" w:hAnsi="Times New Roman" w:cs="Times New Roman"/>
          <w:b/>
          <w:sz w:val="28"/>
          <w:szCs w:val="28"/>
        </w:rPr>
      </w:pPr>
      <w:r w:rsidRPr="00AA016B">
        <w:rPr>
          <w:rFonts w:ascii="Times New Roman" w:hAnsi="Times New Roman" w:cs="Times New Roman"/>
          <w:b/>
          <w:sz w:val="28"/>
          <w:szCs w:val="28"/>
        </w:rPr>
        <w:t>Rules for DFD:</w:t>
      </w:r>
    </w:p>
    <w:p w14:paraId="445EBBD9" w14:textId="77777777" w:rsidR="00661173" w:rsidRPr="00AA016B" w:rsidRDefault="00661173" w:rsidP="00142CAD">
      <w:pPr>
        <w:pStyle w:val="ListParagraph"/>
        <w:numPr>
          <w:ilvl w:val="0"/>
          <w:numId w:val="18"/>
        </w:numPr>
        <w:tabs>
          <w:tab w:val="left" w:pos="4811"/>
        </w:tabs>
        <w:spacing w:after="19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Cs/>
          <w:sz w:val="28"/>
          <w:szCs w:val="28"/>
        </w:rPr>
        <w:t>Process should be named and numbered for easy reference. Each name should be representative of the process.</w:t>
      </w:r>
    </w:p>
    <w:p w14:paraId="015943C9" w14:textId="77777777" w:rsidR="00661173" w:rsidRPr="00AA016B" w:rsidRDefault="00661173" w:rsidP="00142CAD">
      <w:pPr>
        <w:pStyle w:val="ListParagraph"/>
        <w:numPr>
          <w:ilvl w:val="0"/>
          <w:numId w:val="18"/>
        </w:numPr>
        <w:tabs>
          <w:tab w:val="left" w:pos="4811"/>
        </w:tabs>
        <w:spacing w:after="19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Cs/>
          <w:sz w:val="28"/>
          <w:szCs w:val="28"/>
        </w:rPr>
        <w:t>The direction of flow is from top to bottom and left to right. That is information flow should be from source to destination.</w:t>
      </w:r>
    </w:p>
    <w:p w14:paraId="588A223A" w14:textId="77777777" w:rsidR="00661173" w:rsidRPr="00AA016B" w:rsidRDefault="00661173" w:rsidP="00142CAD">
      <w:pPr>
        <w:pStyle w:val="ListParagraph"/>
        <w:numPr>
          <w:ilvl w:val="0"/>
          <w:numId w:val="18"/>
        </w:numPr>
        <w:tabs>
          <w:tab w:val="left" w:pos="4811"/>
        </w:tabs>
        <w:spacing w:after="199"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Cs/>
          <w:sz w:val="28"/>
          <w:szCs w:val="28"/>
        </w:rPr>
        <w:t>Numbering is given when a process is exploded into lower-level details.</w:t>
      </w:r>
    </w:p>
    <w:p w14:paraId="53A5F067" w14:textId="77777777" w:rsidR="006A3DCD" w:rsidRPr="006A3DCD" w:rsidRDefault="00661173" w:rsidP="00142CAD">
      <w:pPr>
        <w:pStyle w:val="ListParagraph"/>
        <w:numPr>
          <w:ilvl w:val="0"/>
          <w:numId w:val="18"/>
        </w:numPr>
        <w:tabs>
          <w:tab w:val="left" w:pos="4811"/>
        </w:tabs>
        <w:spacing w:after="0" w:line="360" w:lineRule="auto"/>
        <w:ind w:left="1843" w:right="849" w:hanging="425"/>
        <w:jc w:val="both"/>
        <w:rPr>
          <w:rFonts w:ascii="Times New Roman" w:hAnsi="Times New Roman" w:cs="Times New Roman"/>
          <w:b/>
          <w:bCs/>
          <w:sz w:val="28"/>
          <w:szCs w:val="28"/>
        </w:rPr>
      </w:pPr>
      <w:r w:rsidRPr="00AA016B">
        <w:rPr>
          <w:rFonts w:ascii="Times New Roman" w:hAnsi="Times New Roman" w:cs="Times New Roman"/>
          <w:bCs/>
          <w:sz w:val="28"/>
          <w:szCs w:val="28"/>
        </w:rPr>
        <w:t>The names of data stores, sources and destination are written in capital letters.</w:t>
      </w:r>
    </w:p>
    <w:p w14:paraId="0304D0AA" w14:textId="2E537B17" w:rsidR="00661173" w:rsidRPr="006A3DCD" w:rsidRDefault="00661173" w:rsidP="00142CAD">
      <w:pPr>
        <w:pStyle w:val="ListParagraph"/>
        <w:numPr>
          <w:ilvl w:val="0"/>
          <w:numId w:val="18"/>
        </w:numPr>
        <w:tabs>
          <w:tab w:val="left" w:pos="4811"/>
        </w:tabs>
        <w:spacing w:after="0" w:line="360" w:lineRule="auto"/>
        <w:ind w:left="1843" w:right="849" w:hanging="425"/>
        <w:jc w:val="both"/>
        <w:rPr>
          <w:rFonts w:ascii="Times New Roman" w:hAnsi="Times New Roman" w:cs="Times New Roman"/>
          <w:b/>
          <w:bCs/>
          <w:sz w:val="28"/>
          <w:szCs w:val="28"/>
        </w:rPr>
      </w:pPr>
      <w:r w:rsidRPr="006A3DCD">
        <w:rPr>
          <w:rFonts w:ascii="Times New Roman" w:hAnsi="Times New Roman" w:cs="Times New Roman"/>
          <w:bCs/>
          <w:sz w:val="28"/>
          <w:szCs w:val="28"/>
        </w:rPr>
        <w:t>Process and data flow names have the first letter of each word capitalized. The data flow diagram is particularly design to aid communication. If it contains dozens of process data store it gets to unwieldy</w:t>
      </w:r>
      <w:r w:rsidRPr="006A3DCD">
        <w:rPr>
          <w:rFonts w:ascii="Times New Roman" w:hAnsi="Times New Roman" w:cs="Times New Roman"/>
          <w:bCs/>
          <w:szCs w:val="28"/>
        </w:rPr>
        <w:t>.</w:t>
      </w:r>
    </w:p>
    <w:p w14:paraId="793F6A11" w14:textId="4FA0EC64" w:rsidR="006A3DCD" w:rsidRPr="006A3DCD" w:rsidRDefault="00661173" w:rsidP="00142CAD">
      <w:pPr>
        <w:pStyle w:val="Heading1"/>
        <w:numPr>
          <w:ilvl w:val="0"/>
          <w:numId w:val="28"/>
        </w:numPr>
        <w:spacing w:line="360" w:lineRule="auto"/>
        <w:ind w:left="1843" w:right="849" w:hanging="425"/>
        <w:jc w:val="both"/>
        <w:rPr>
          <w:rFonts w:ascii="Times New Roman" w:hAnsi="Times New Roman" w:cs="Times New Roman"/>
          <w:b w:val="0"/>
          <w:bCs/>
          <w:szCs w:val="28"/>
        </w:rPr>
      </w:pPr>
      <w:r w:rsidRPr="00AA016B">
        <w:rPr>
          <w:rFonts w:ascii="Times New Roman" w:hAnsi="Times New Roman" w:cs="Times New Roman"/>
          <w:b w:val="0"/>
          <w:bCs/>
          <w:szCs w:val="28"/>
        </w:rPr>
        <w:lastRenderedPageBreak/>
        <w:t>The goal of DFD is to have a commonly understood model of a system. This diagram the basic of structure diagrams, and data dictionaries.</w:t>
      </w:r>
    </w:p>
    <w:p w14:paraId="48EC4FAE" w14:textId="05763C60" w:rsidR="00661173" w:rsidRPr="00AA016B" w:rsidRDefault="00661173" w:rsidP="00142CAD">
      <w:pPr>
        <w:pStyle w:val="ListParagraph"/>
        <w:numPr>
          <w:ilvl w:val="0"/>
          <w:numId w:val="29"/>
        </w:numPr>
        <w:spacing w:after="0" w:line="360" w:lineRule="auto"/>
        <w:ind w:left="1843" w:right="849" w:hanging="425"/>
        <w:jc w:val="both"/>
        <w:rPr>
          <w:rFonts w:ascii="Times New Roman" w:hAnsi="Times New Roman" w:cs="Times New Roman"/>
          <w:b/>
          <w:sz w:val="28"/>
          <w:szCs w:val="28"/>
        </w:rPr>
      </w:pPr>
      <w:r w:rsidRPr="00AA016B">
        <w:rPr>
          <w:rFonts w:ascii="Times New Roman" w:hAnsi="Times New Roman" w:cs="Times New Roman"/>
          <w:b/>
          <w:sz w:val="28"/>
          <w:szCs w:val="28"/>
        </w:rPr>
        <w:t>DFD Symbols:</w:t>
      </w:r>
    </w:p>
    <w:p w14:paraId="2CB9A66C" w14:textId="6FD91A95" w:rsidR="00661173" w:rsidRDefault="00661173" w:rsidP="00142CAD">
      <w:pPr>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Data flow diagram is composed of the four bases shown below:-</w:t>
      </w:r>
    </w:p>
    <w:p w14:paraId="76DDA62F" w14:textId="079A3E87" w:rsidR="003128BC" w:rsidRPr="00AA016B" w:rsidRDefault="006A3DCD" w:rsidP="00142CAD">
      <w:pPr>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noProof/>
          <w:sz w:val="28"/>
          <w:szCs w:val="28"/>
        </w:rPr>
        <mc:AlternateContent>
          <mc:Choice Requires="wps">
            <w:drawing>
              <wp:anchor distT="4294967295" distB="4294967295" distL="114300" distR="114300" simplePos="0" relativeHeight="251660288" behindDoc="0" locked="0" layoutInCell="1" allowOverlap="1" wp14:anchorId="2BA881F4" wp14:editId="7B11E7FF">
                <wp:simplePos x="0" y="0"/>
                <wp:positionH relativeFrom="column">
                  <wp:posOffset>2247265</wp:posOffset>
                </wp:positionH>
                <wp:positionV relativeFrom="paragraph">
                  <wp:posOffset>84455</wp:posOffset>
                </wp:positionV>
                <wp:extent cx="1847850" cy="0"/>
                <wp:effectExtent l="38100" t="76200" r="0" b="76200"/>
                <wp:wrapNone/>
                <wp:docPr id="119"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66333F10" id="_x0000_t32" coordsize="21600,21600" o:spt="32" o:oned="t" path="m,l21600,21600e" filled="f">
                <v:path arrowok="t" fillok="f" o:connecttype="none"/>
                <o:lock v:ext="edit" shapetype="t"/>
              </v:shapetype>
              <v:shape id="Straight Arrow Connector 119" o:spid="_x0000_s1026" type="#_x0000_t32" style="position:absolute;margin-left:176.95pt;margin-top:6.65pt;width:145.5pt;height:0;flip:x;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">
                <v:stroke endarrow="block"/>
              </v:shape>
            </w:pict>
          </mc:Fallback>
        </mc:AlternateContent>
      </w:r>
    </w:p>
    <w:p w14:paraId="792F25CC" w14:textId="3B328ECA" w:rsidR="006A3DCD" w:rsidRDefault="006A3DCD" w:rsidP="00142CAD">
      <w:pPr>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noProof/>
          <w:sz w:val="28"/>
          <w:szCs w:val="28"/>
        </w:rPr>
        <mc:AlternateContent>
          <mc:Choice Requires="wps">
            <w:drawing>
              <wp:anchor distT="4294967295" distB="4294967295" distL="114300" distR="114300" simplePos="0" relativeHeight="251659264" behindDoc="0" locked="0" layoutInCell="1" allowOverlap="1" wp14:anchorId="59098CAE" wp14:editId="7F91A9AA">
                <wp:simplePos x="0" y="0"/>
                <wp:positionH relativeFrom="page">
                  <wp:posOffset>2840355</wp:posOffset>
                </wp:positionH>
                <wp:positionV relativeFrom="paragraph">
                  <wp:posOffset>166370</wp:posOffset>
                </wp:positionV>
                <wp:extent cx="1847850" cy="0"/>
                <wp:effectExtent l="0" t="76200" r="19050" b="95250"/>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D3183D8" id="Straight Arrow Connector 120" o:spid="_x0000_s1026" type="#_x0000_t32" style="position:absolute;margin-left:223.65pt;margin-top:13.1pt;width:145.5pt;height:0;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">
                <v:stroke endarrow="block"/>
                <w10:wrap anchorx="page"/>
              </v:shape>
            </w:pict>
          </mc:Fallback>
        </mc:AlternateContent>
      </w:r>
    </w:p>
    <w:p w14:paraId="59E52517" w14:textId="195626D3" w:rsidR="00661173" w:rsidRPr="00E2649B" w:rsidRDefault="00661173" w:rsidP="00142CAD">
      <w:pPr>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Data Flow Movement of data between external entities, processes and data stores is represented with an arrow symbol, which indicates the direction of flow. This data could be electronic, written or verbal. Input</w:t>
      </w:r>
      <w:r w:rsidR="00E2649B">
        <w:rPr>
          <w:rFonts w:ascii="Times New Roman" w:hAnsi="Times New Roman" w:cs="Times New Roman"/>
          <w:bCs/>
          <w:sz w:val="28"/>
          <w:szCs w:val="28"/>
        </w:rPr>
        <w:t xml:space="preserve"> </w:t>
      </w:r>
      <w:r w:rsidRPr="00AA016B">
        <w:rPr>
          <w:rFonts w:ascii="Times New Roman" w:hAnsi="Times New Roman" w:cs="Times New Roman"/>
          <w:bCs/>
          <w:sz w:val="28"/>
          <w:szCs w:val="28"/>
        </w:rPr>
        <w:t>and output data flows are labelled based on the type of data or its associated process or data store, and this name is written alongside the arrow.</w:t>
      </w:r>
    </w:p>
    <w:p w14:paraId="7489F142" w14:textId="191C3603" w:rsidR="00E2649B" w:rsidRDefault="006A3DCD" w:rsidP="00142CAD">
      <w:pPr>
        <w:spacing w:after="0" w:line="360" w:lineRule="auto"/>
        <w:ind w:left="1418" w:right="849"/>
        <w:jc w:val="both"/>
        <w:rPr>
          <w:rFonts w:ascii="Times New Roman" w:hAnsi="Times New Roman" w:cs="Times New Roman"/>
          <w:bCs/>
          <w:sz w:val="28"/>
          <w:szCs w:val="28"/>
        </w:rPr>
      </w:pPr>
      <w:r w:rsidRPr="00AA016B">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AE3DEB3" wp14:editId="6A50BDE5">
                <wp:simplePos x="0" y="0"/>
                <wp:positionH relativeFrom="page">
                  <wp:align>center</wp:align>
                </wp:positionH>
                <wp:positionV relativeFrom="paragraph">
                  <wp:posOffset>8890</wp:posOffset>
                </wp:positionV>
                <wp:extent cx="1047750" cy="1028700"/>
                <wp:effectExtent l="0" t="0" r="19050" b="19050"/>
                <wp:wrapNone/>
                <wp:docPr id="118" name="Oval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1D987C" id="Oval 118" o:spid="_x0000_s1026" style="position:absolute;margin-left:0;margin-top:.7pt;width:82.5pt;height:81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">
                <w10:wrap anchorx="page"/>
              </v:oval>
            </w:pict>
          </mc:Fallback>
        </mc:AlternateContent>
      </w:r>
    </w:p>
    <w:p w14:paraId="7E4F8544" w14:textId="77777777" w:rsidR="00E2649B" w:rsidRDefault="00E2649B" w:rsidP="00142CAD">
      <w:pPr>
        <w:spacing w:after="0" w:line="360" w:lineRule="auto"/>
        <w:ind w:left="1418" w:right="849"/>
        <w:jc w:val="both"/>
        <w:rPr>
          <w:rFonts w:ascii="Times New Roman" w:hAnsi="Times New Roman" w:cs="Times New Roman"/>
          <w:bCs/>
          <w:sz w:val="28"/>
          <w:szCs w:val="28"/>
        </w:rPr>
      </w:pPr>
    </w:p>
    <w:p w14:paraId="7E7F487E" w14:textId="77777777" w:rsidR="00E2649B" w:rsidRDefault="00E2649B" w:rsidP="00142CAD">
      <w:pPr>
        <w:spacing w:after="0" w:line="360" w:lineRule="auto"/>
        <w:ind w:left="1418" w:right="849"/>
        <w:jc w:val="both"/>
        <w:rPr>
          <w:rFonts w:ascii="Times New Roman" w:hAnsi="Times New Roman" w:cs="Times New Roman"/>
          <w:bCs/>
          <w:sz w:val="28"/>
          <w:szCs w:val="28"/>
        </w:rPr>
      </w:pPr>
    </w:p>
    <w:p w14:paraId="33476D5D" w14:textId="77777777" w:rsidR="00E2649B" w:rsidRDefault="00E2649B" w:rsidP="00142CAD">
      <w:pPr>
        <w:spacing w:after="0" w:line="360" w:lineRule="auto"/>
        <w:ind w:left="1418" w:right="849"/>
        <w:jc w:val="both"/>
        <w:rPr>
          <w:rFonts w:ascii="Times New Roman" w:hAnsi="Times New Roman" w:cs="Times New Roman"/>
          <w:bCs/>
          <w:sz w:val="28"/>
          <w:szCs w:val="28"/>
        </w:rPr>
      </w:pPr>
    </w:p>
    <w:p w14:paraId="1838B3AE" w14:textId="77777777" w:rsidR="00E2649B" w:rsidRDefault="00661173" w:rsidP="00142CAD">
      <w:pPr>
        <w:spacing w:after="0"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 xml:space="preserve">Process - An activity that changes or transforms data flows. Since they transform incoming data to outgoing data, all processes must have </w:t>
      </w:r>
    </w:p>
    <w:p w14:paraId="5542BBEF" w14:textId="4768BD73" w:rsidR="00661173" w:rsidRPr="00E2649B" w:rsidRDefault="00661173" w:rsidP="00142CAD">
      <w:pPr>
        <w:spacing w:after="0"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inputs and outputs on a DFD. This symbol is given a simple name based on its function, such as "Ship Order," rather than being labelled "process" on a diagram. In Gane-Sarson notation, a rectangular box is used and may be labelled with a reference number, location of where in the system the process occurs and a short title that describes its function. Processes are typically oriented from top to bottom and left to right on a data flow diagram.</w:t>
      </w:r>
    </w:p>
    <w:p w14:paraId="7C30B16A" w14:textId="0CF512B8" w:rsidR="00661173" w:rsidRPr="00AA016B" w:rsidRDefault="00661173" w:rsidP="00142CAD">
      <w:pPr>
        <w:spacing w:line="360" w:lineRule="auto"/>
        <w:ind w:left="1418" w:right="849"/>
        <w:jc w:val="both"/>
        <w:rPr>
          <w:rFonts w:ascii="Times New Roman" w:hAnsi="Times New Roman" w:cs="Times New Roman"/>
          <w:sz w:val="28"/>
          <w:szCs w:val="28"/>
        </w:rPr>
      </w:pPr>
    </w:p>
    <w:p w14:paraId="6321060B" w14:textId="3B911DBA" w:rsidR="00142CAD" w:rsidRDefault="00142CAD" w:rsidP="00142CAD">
      <w:pPr>
        <w:spacing w:line="360" w:lineRule="auto"/>
        <w:ind w:left="1418" w:right="849"/>
        <w:jc w:val="both"/>
        <w:rPr>
          <w:rFonts w:ascii="Times New Roman" w:hAnsi="Times New Roman" w:cs="Times New Roman"/>
          <w:sz w:val="28"/>
          <w:szCs w:val="28"/>
        </w:rPr>
      </w:pPr>
      <w:r w:rsidRPr="00AA016B">
        <w:rPr>
          <w:rFonts w:ascii="Times New Roman" w:hAnsi="Times New Roman" w:cs="Times New Roman"/>
          <w:bCs/>
          <w:noProof/>
          <w:sz w:val="28"/>
          <w:szCs w:val="28"/>
        </w:rPr>
        <w:lastRenderedPageBreak/>
        <mc:AlternateContent>
          <mc:Choice Requires="wps">
            <w:drawing>
              <wp:anchor distT="0" distB="0" distL="114300" distR="114300" simplePos="0" relativeHeight="251662336" behindDoc="0" locked="0" layoutInCell="1" allowOverlap="1" wp14:anchorId="73D8385F" wp14:editId="28A4CCA1">
                <wp:simplePos x="0" y="0"/>
                <wp:positionH relativeFrom="margin">
                  <wp:posOffset>2544445</wp:posOffset>
                </wp:positionH>
                <wp:positionV relativeFrom="paragraph">
                  <wp:posOffset>-117475</wp:posOffset>
                </wp:positionV>
                <wp:extent cx="1295400" cy="666750"/>
                <wp:effectExtent l="0" t="0" r="19050" b="19050"/>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66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00DB6" id="Rectangle 117" o:spid="_x0000_s1026" style="position:absolute;margin-left:200.35pt;margin-top:-9.25pt;width:102pt;height:5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">
                <w10:wrap anchorx="margin"/>
              </v:rect>
            </w:pict>
          </mc:Fallback>
        </mc:AlternateContent>
      </w:r>
    </w:p>
    <w:p w14:paraId="7313176E" w14:textId="3AA3DE3A" w:rsidR="00661173" w:rsidRPr="00AA016B" w:rsidRDefault="00661173" w:rsidP="00142CAD">
      <w:pPr>
        <w:spacing w:line="360" w:lineRule="auto"/>
        <w:ind w:left="1418" w:right="849"/>
        <w:jc w:val="both"/>
        <w:rPr>
          <w:rFonts w:ascii="Times New Roman" w:hAnsi="Times New Roman" w:cs="Times New Roman"/>
          <w:sz w:val="28"/>
          <w:szCs w:val="28"/>
        </w:rPr>
      </w:pPr>
    </w:p>
    <w:p w14:paraId="40C9EAF2" w14:textId="6C6B0659" w:rsidR="00142CAD" w:rsidRPr="00AA016B" w:rsidRDefault="00661173" w:rsidP="00142CAD">
      <w:pPr>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External Entity - Also known as actors, sources or sinks, and terminators, external entities produce and consume data that flows between the entity and the system being diagrammed. These data flows are the inputs and outputs of the DFD. Since they are external to the system being analysed, these entities are typically placed at the boundaries of the diagram. They can represent another system or indicate a subsystem.</w:t>
      </w:r>
    </w:p>
    <w:p w14:paraId="1C2426D7" w14:textId="77777777" w:rsidR="00E2649B" w:rsidRDefault="00661173" w:rsidP="00142CAD">
      <w:pPr>
        <w:tabs>
          <w:tab w:val="left" w:pos="3828"/>
        </w:tabs>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noProof/>
          <w:sz w:val="28"/>
          <w:szCs w:val="28"/>
        </w:rPr>
        <mc:AlternateContent>
          <mc:Choice Requires="wps">
            <w:drawing>
              <wp:anchor distT="4294967295" distB="4294967295" distL="114300" distR="114300" simplePos="0" relativeHeight="251663360" behindDoc="0" locked="0" layoutInCell="1" allowOverlap="1" wp14:anchorId="5CE3044C" wp14:editId="00356862">
                <wp:simplePos x="0" y="0"/>
                <wp:positionH relativeFrom="page">
                  <wp:align>center</wp:align>
                </wp:positionH>
                <wp:positionV relativeFrom="paragraph">
                  <wp:posOffset>88900</wp:posOffset>
                </wp:positionV>
                <wp:extent cx="1295400" cy="0"/>
                <wp:effectExtent l="0" t="0" r="0" b="0"/>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740E930" id="Straight Arrow Connector 116" o:spid="_x0000_s1026" type="#_x0000_t32" style="position:absolute;margin-left:0;margin-top:7pt;width:102pt;height:0;z-index:25166336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">
                <w10:wrap anchorx="page"/>
              </v:shape>
            </w:pict>
          </mc:Fallback>
        </mc:AlternateContent>
      </w:r>
      <w:r w:rsidR="00210706">
        <w:rPr>
          <w:rFonts w:ascii="Times New Roman" w:hAnsi="Times New Roman" w:cs="Times New Roman"/>
          <w:bCs/>
          <w:sz w:val="28"/>
          <w:szCs w:val="28"/>
        </w:rPr>
        <w:tab/>
      </w:r>
    </w:p>
    <w:p w14:paraId="7E372191" w14:textId="28693486" w:rsidR="00E2649B" w:rsidRDefault="00661173" w:rsidP="00142CAD">
      <w:pPr>
        <w:tabs>
          <w:tab w:val="left" w:pos="3828"/>
        </w:tabs>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
          <w:bCs/>
          <w:noProof/>
          <w:sz w:val="28"/>
          <w:szCs w:val="28"/>
        </w:rPr>
        <mc:AlternateContent>
          <mc:Choice Requires="wps">
            <w:drawing>
              <wp:anchor distT="4294967295" distB="4294967295" distL="114300" distR="114300" simplePos="0" relativeHeight="251664384" behindDoc="0" locked="0" layoutInCell="1" allowOverlap="1" wp14:anchorId="0F8881D3" wp14:editId="387074E7">
                <wp:simplePos x="0" y="0"/>
                <wp:positionH relativeFrom="page">
                  <wp:align>center</wp:align>
                </wp:positionH>
                <wp:positionV relativeFrom="paragraph">
                  <wp:posOffset>101600</wp:posOffset>
                </wp:positionV>
                <wp:extent cx="1295400" cy="0"/>
                <wp:effectExtent l="0" t="0" r="0" b="0"/>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77ED823" id="Straight Arrow Connector 115" o:spid="_x0000_s1026" type="#_x0000_t32" style="position:absolute;margin-left:0;margin-top:8pt;width:102pt;height:0;z-index:251664384;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">
                <w10:wrap anchorx="page"/>
              </v:shape>
            </w:pict>
          </mc:Fallback>
        </mc:AlternateContent>
      </w:r>
    </w:p>
    <w:p w14:paraId="6CE76C28" w14:textId="1772A5BB" w:rsidR="00115C4B" w:rsidRPr="00E2649B" w:rsidRDefault="00661173" w:rsidP="00142CAD">
      <w:pPr>
        <w:tabs>
          <w:tab w:val="left" w:pos="3828"/>
        </w:tabs>
        <w:spacing w:line="360" w:lineRule="auto"/>
        <w:ind w:left="1418" w:right="849"/>
        <w:jc w:val="both"/>
        <w:rPr>
          <w:rFonts w:ascii="Times New Roman" w:hAnsi="Times New Roman" w:cs="Times New Roman"/>
          <w:bCs/>
          <w:sz w:val="28"/>
          <w:szCs w:val="28"/>
        </w:rPr>
      </w:pPr>
      <w:r w:rsidRPr="00AA016B">
        <w:rPr>
          <w:rFonts w:ascii="Times New Roman" w:hAnsi="Times New Roman" w:cs="Times New Roman"/>
          <w:bCs/>
          <w:sz w:val="28"/>
          <w:szCs w:val="28"/>
        </w:rPr>
        <w:t>Data Store - A data store does not generate any operations but simply holds data for later access. Data stores could consist of files held long term or a batch of documents stored briefly while they wait to be processed. Input flows to a data store include information or operations that change the stored data. Output flows would be data retrieved from the store</w:t>
      </w:r>
    </w:p>
    <w:p w14:paraId="371F2162" w14:textId="696DEFC8" w:rsidR="001135B3" w:rsidRDefault="006A3DCD" w:rsidP="00142CAD">
      <w:pPr>
        <w:pStyle w:val="ListParagraph"/>
        <w:numPr>
          <w:ilvl w:val="0"/>
          <w:numId w:val="46"/>
        </w:numPr>
        <w:spacing w:line="360" w:lineRule="auto"/>
        <w:ind w:left="1843" w:right="849" w:hanging="425"/>
        <w:jc w:val="both"/>
        <w:rPr>
          <w:rFonts w:ascii="Times New Roman" w:hAnsi="Times New Roman" w:cs="Times New Roman"/>
          <w:sz w:val="28"/>
          <w:szCs w:val="28"/>
        </w:rPr>
      </w:pPr>
      <w:r>
        <w:rPr>
          <w:rFonts w:ascii="Times New Roman" w:hAnsi="Times New Roman" w:cs="Times New Roman"/>
          <w:sz w:val="28"/>
          <w:szCs w:val="28"/>
        </w:rPr>
        <w:t>DATAFLOW DIAGRAMS</w:t>
      </w:r>
      <w:r w:rsidR="00BC7DE0" w:rsidRPr="00115C4B">
        <w:rPr>
          <w:rFonts w:ascii="Times New Roman" w:hAnsi="Times New Roman" w:cs="Times New Roman"/>
          <w:sz w:val="28"/>
          <w:szCs w:val="28"/>
        </w:rPr>
        <w:tab/>
      </w:r>
    </w:p>
    <w:p w14:paraId="7F5B8EF4" w14:textId="3994BF6C" w:rsidR="00115C4B" w:rsidRPr="00115C4B" w:rsidRDefault="00142CAD" w:rsidP="00142CAD">
      <w:pPr>
        <w:pStyle w:val="ListParagraph"/>
        <w:spacing w:line="360" w:lineRule="auto"/>
        <w:ind w:left="1843" w:right="849"/>
        <w:jc w:val="both"/>
        <w:rPr>
          <w:rFonts w:ascii="Times New Roman" w:hAnsi="Times New Roman" w:cs="Times New Roman"/>
          <w:sz w:val="28"/>
          <w:szCs w:val="28"/>
        </w:rPr>
      </w:pPr>
      <w:r>
        <w:rPr>
          <w:noProof/>
        </w:rPr>
        <mc:AlternateContent>
          <mc:Choice Requires="wps">
            <w:drawing>
              <wp:anchor distT="0" distB="0" distL="114300" distR="114300" simplePos="0" relativeHeight="251668480" behindDoc="0" locked="0" layoutInCell="1" allowOverlap="1" wp14:anchorId="18A394A8" wp14:editId="2FF48DDC">
                <wp:simplePos x="0" y="0"/>
                <wp:positionH relativeFrom="column">
                  <wp:posOffset>3239770</wp:posOffset>
                </wp:positionH>
                <wp:positionV relativeFrom="paragraph">
                  <wp:posOffset>95250</wp:posOffset>
                </wp:positionV>
                <wp:extent cx="72000" cy="1764000"/>
                <wp:effectExtent l="0" t="502920" r="73025" b="53975"/>
                <wp:wrapNone/>
                <wp:docPr id="56" name="Connector: Curved 56"/>
                <wp:cNvGraphicFramePr/>
                <a:graphic xmlns:a="http://schemas.openxmlformats.org/drawingml/2006/main">
                  <a:graphicData uri="http://schemas.microsoft.com/office/word/2010/wordprocessingShape">
                    <wps:wsp>
                      <wps:cNvCnPr/>
                      <wps:spPr>
                        <a:xfrm rot="16200000" flipH="1">
                          <a:off x="0" y="0"/>
                          <a:ext cx="72000" cy="1764000"/>
                        </a:xfrm>
                        <a:prstGeom prst="curvedConnector3">
                          <a:avLst>
                            <a:gd name="adj1" fmla="val -66869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34E40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6" o:spid="_x0000_s1026" type="#_x0000_t38" style="position:absolute;margin-left:255.1pt;margin-top:7.5pt;width:5.65pt;height:138.9pt;rotation:9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" adj="-144439" strokecolor="black [3200]" strokeweight="1.5pt">
                <v:stroke endarrow="block" joinstyle="miter"/>
              </v:shape>
            </w:pict>
          </mc:Fallback>
        </mc:AlternateContent>
      </w:r>
    </w:p>
    <w:p w14:paraId="2D153F05" w14:textId="501ED56E" w:rsidR="00BC7DE0" w:rsidRDefault="00BC7DE0" w:rsidP="00142CAD">
      <w:pPr>
        <w:tabs>
          <w:tab w:val="left" w:pos="2050"/>
          <w:tab w:val="center" w:pos="4819"/>
        </w:tabs>
        <w:spacing w:line="360" w:lineRule="auto"/>
        <w:ind w:right="849"/>
        <w:jc w:val="both"/>
        <w:rPr>
          <w:rFonts w:ascii="Times New Roman" w:hAnsi="Times New Roman" w:cs="Times New Roman"/>
          <w:sz w:val="28"/>
          <w:szCs w:val="28"/>
        </w:rPr>
      </w:pPr>
      <w:r>
        <w:rPr>
          <w:rFonts w:ascii="Times New Roman" w:hAnsi="Times New Roman" w:cs="Times New Roman"/>
          <w:sz w:val="28"/>
          <w:szCs w:val="28"/>
        </w:rPr>
        <w:tab/>
        <w:t>Level 0</w:t>
      </w:r>
      <w:r w:rsidR="00142CAD">
        <w:rPr>
          <w:rFonts w:ascii="Times New Roman" w:hAnsi="Times New Roman" w:cs="Times New Roman"/>
          <w:sz w:val="28"/>
          <w:szCs w:val="28"/>
        </w:rPr>
        <w:tab/>
      </w:r>
    </w:p>
    <w:p w14:paraId="263A2F85" w14:textId="7E1569B4" w:rsidR="001135B3" w:rsidRDefault="00BC7DE0" w:rsidP="00142CAD">
      <w:pPr>
        <w:tabs>
          <w:tab w:val="center" w:pos="4819"/>
        </w:tabs>
        <w:spacing w:line="360" w:lineRule="auto"/>
        <w:ind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0049104D" wp14:editId="7807230E">
                <wp:simplePos x="0" y="0"/>
                <wp:positionH relativeFrom="column">
                  <wp:posOffset>3726815</wp:posOffset>
                </wp:positionH>
                <wp:positionV relativeFrom="paragraph">
                  <wp:posOffset>94615</wp:posOffset>
                </wp:positionV>
                <wp:extent cx="1244600" cy="1390650"/>
                <wp:effectExtent l="0" t="0" r="12700" b="19050"/>
                <wp:wrapNone/>
                <wp:docPr id="54" name="Oval 54"/>
                <wp:cNvGraphicFramePr/>
                <a:graphic xmlns:a="http://schemas.openxmlformats.org/drawingml/2006/main">
                  <a:graphicData uri="http://schemas.microsoft.com/office/word/2010/wordprocessingShape">
                    <wps:wsp>
                      <wps:cNvSpPr/>
                      <wps:spPr>
                        <a:xfrm>
                          <a:off x="0" y="0"/>
                          <a:ext cx="1244600" cy="1390650"/>
                        </a:xfrm>
                        <a:prstGeom prst="ellipse">
                          <a:avLst/>
                        </a:prstGeom>
                        <a:ln/>
                      </wps:spPr>
                      <wps:style>
                        <a:lnRef idx="2">
                          <a:schemeClr val="dk1"/>
                        </a:lnRef>
                        <a:fillRef idx="1">
                          <a:schemeClr val="lt1"/>
                        </a:fillRef>
                        <a:effectRef idx="0">
                          <a:schemeClr val="dk1"/>
                        </a:effectRef>
                        <a:fontRef idx="minor">
                          <a:schemeClr val="dk1"/>
                        </a:fontRef>
                      </wps:style>
                      <wps:txbx>
                        <w:txbxContent>
                          <w:p w14:paraId="370528B7" w14:textId="2AFEBDD4" w:rsidR="00115C4B" w:rsidRPr="00115C4B" w:rsidRDefault="00115C4B" w:rsidP="00115C4B">
                            <w:pPr>
                              <w:jc w:val="center"/>
                              <w:rPr>
                                <w:sz w:val="20"/>
                                <w:szCs w:val="20"/>
                              </w:rPr>
                            </w:pPr>
                            <w:r w:rsidRPr="00115C4B">
                              <w:rPr>
                                <w:rFonts w:ascii="Times New Roman" w:hAnsi="Times New Roman" w:cs="Times New Roman"/>
                                <w:sz w:val="20"/>
                                <w:szCs w:val="20"/>
                              </w:rPr>
                              <w:t>STUDENTSCELL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49104D" id="Oval 54" o:spid="_x0000_s1026" style="position:absolute;left:0;text-align:left;margin-left:293.45pt;margin-top:7.45pt;width:98pt;height:10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" fillcolor="white [3201]" strokecolor="black [3200]" strokeweight="1pt">
                <v:stroke joinstyle="miter"/>
                <v:textbox>
                  <w:txbxContent>
                    <w:p w14:paraId="370528B7" w14:textId="2AFEBDD4" w:rsidR="00115C4B" w:rsidRPr="00115C4B" w:rsidRDefault="00115C4B" w:rsidP="00115C4B">
                      <w:pPr>
                        <w:jc w:val="center"/>
                        <w:rPr>
                          <w:sz w:val="20"/>
                          <w:szCs w:val="20"/>
                        </w:rPr>
                      </w:pPr>
                      <w:r w:rsidRPr="00115C4B">
                        <w:rPr>
                          <w:rFonts w:ascii="Times New Roman" w:hAnsi="Times New Roman" w:cs="Times New Roman"/>
                          <w:sz w:val="20"/>
                          <w:szCs w:val="20"/>
                        </w:rPr>
                        <w:t>STUDENTSCELL</w:t>
                      </w:r>
                    </w:p>
                  </w:txbxContent>
                </v:textbox>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23664F0E" wp14:editId="201D84D7">
                <wp:simplePos x="0" y="0"/>
                <wp:positionH relativeFrom="column">
                  <wp:posOffset>1529715</wp:posOffset>
                </wp:positionH>
                <wp:positionV relativeFrom="paragraph">
                  <wp:posOffset>69215</wp:posOffset>
                </wp:positionV>
                <wp:extent cx="1244600" cy="1390650"/>
                <wp:effectExtent l="0" t="0" r="12700" b="19050"/>
                <wp:wrapNone/>
                <wp:docPr id="53" name="Oval 53"/>
                <wp:cNvGraphicFramePr/>
                <a:graphic xmlns:a="http://schemas.openxmlformats.org/drawingml/2006/main">
                  <a:graphicData uri="http://schemas.microsoft.com/office/word/2010/wordprocessingShape">
                    <wps:wsp>
                      <wps:cNvSpPr/>
                      <wps:spPr>
                        <a:xfrm>
                          <a:off x="0" y="0"/>
                          <a:ext cx="1244600" cy="1390650"/>
                        </a:xfrm>
                        <a:prstGeom prst="ellipse">
                          <a:avLst/>
                        </a:prstGeom>
                        <a:ln/>
                      </wps:spPr>
                      <wps:style>
                        <a:lnRef idx="2">
                          <a:schemeClr val="dk1"/>
                        </a:lnRef>
                        <a:fillRef idx="1">
                          <a:schemeClr val="lt1"/>
                        </a:fillRef>
                        <a:effectRef idx="0">
                          <a:schemeClr val="dk1"/>
                        </a:effectRef>
                        <a:fontRef idx="minor">
                          <a:schemeClr val="dk1"/>
                        </a:fontRef>
                      </wps:style>
                      <wps:txbx>
                        <w:txbxContent>
                          <w:p w14:paraId="26AB991C" w14:textId="4EBA38F5" w:rsidR="00115C4B" w:rsidRPr="00115C4B" w:rsidRDefault="009D13C6" w:rsidP="00115C4B">
                            <w:pPr>
                              <w:rPr>
                                <w:sz w:val="20"/>
                                <w:szCs w:val="20"/>
                              </w:rPr>
                            </w:pPr>
                            <w:r>
                              <w:rPr>
                                <w:rFonts w:ascii="Times New Roman" w:hAnsi="Times New Roman" w:cs="Times New Roman"/>
                                <w:sz w:val="20"/>
                                <w:szCs w:val="20"/>
                              </w:rPr>
                              <w:t xml:space="preserve">    </w:t>
                            </w:r>
                            <w:r w:rsidR="00115C4B" w:rsidRPr="00115C4B">
                              <w:rPr>
                                <w:rFonts w:ascii="Times New Roman" w:hAnsi="Times New Roman" w:cs="Times New Roman"/>
                                <w:sz w:val="20"/>
                                <w:szCs w:val="20"/>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64F0E" id="Oval 53" o:spid="_x0000_s1027" style="position:absolute;left:0;text-align:left;margin-left:120.45pt;margin-top:5.45pt;width:98pt;height:10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" fillcolor="white [3201]" strokecolor="black [3200]" strokeweight="1pt">
                <v:stroke joinstyle="miter"/>
                <v:textbox>
                  <w:txbxContent>
                    <w:p w14:paraId="26AB991C" w14:textId="4EBA38F5" w:rsidR="00115C4B" w:rsidRPr="00115C4B" w:rsidRDefault="009D13C6" w:rsidP="00115C4B">
                      <w:pPr>
                        <w:rPr>
                          <w:sz w:val="20"/>
                          <w:szCs w:val="20"/>
                        </w:rPr>
                      </w:pPr>
                      <w:r>
                        <w:rPr>
                          <w:rFonts w:ascii="Times New Roman" w:hAnsi="Times New Roman" w:cs="Times New Roman"/>
                          <w:sz w:val="20"/>
                          <w:szCs w:val="20"/>
                        </w:rPr>
                        <w:t xml:space="preserve">    </w:t>
                      </w:r>
                      <w:r w:rsidR="00115C4B" w:rsidRPr="00115C4B">
                        <w:rPr>
                          <w:rFonts w:ascii="Times New Roman" w:hAnsi="Times New Roman" w:cs="Times New Roman"/>
                          <w:sz w:val="20"/>
                          <w:szCs w:val="20"/>
                        </w:rPr>
                        <w:t>USER</w:t>
                      </w:r>
                    </w:p>
                  </w:txbxContent>
                </v:textbox>
              </v:oval>
            </w:pict>
          </mc:Fallback>
        </mc:AlternateContent>
      </w:r>
      <w:r w:rsidR="00142CAD">
        <w:rPr>
          <w:rFonts w:ascii="Times New Roman" w:hAnsi="Times New Roman" w:cs="Times New Roman"/>
          <w:sz w:val="28"/>
          <w:szCs w:val="28"/>
        </w:rPr>
        <w:tab/>
        <w:t xml:space="preserve">        request</w:t>
      </w:r>
    </w:p>
    <w:p w14:paraId="59056DA1" w14:textId="22451517" w:rsidR="001135B3" w:rsidRDefault="00142CAD" w:rsidP="00142CAD">
      <w:pPr>
        <w:spacing w:line="360" w:lineRule="auto"/>
        <w:ind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34257631" wp14:editId="6B29F1F8">
                <wp:simplePos x="0" y="0"/>
                <wp:positionH relativeFrom="margin">
                  <wp:posOffset>3225800</wp:posOffset>
                </wp:positionH>
                <wp:positionV relativeFrom="paragraph">
                  <wp:posOffset>136207</wp:posOffset>
                </wp:positionV>
                <wp:extent cx="72000" cy="1764000"/>
                <wp:effectExtent l="30480" t="45720" r="0" b="492125"/>
                <wp:wrapNone/>
                <wp:docPr id="57" name="Connector: Curved 57"/>
                <wp:cNvGraphicFramePr/>
                <a:graphic xmlns:a="http://schemas.openxmlformats.org/drawingml/2006/main">
                  <a:graphicData uri="http://schemas.microsoft.com/office/word/2010/wordprocessingShape">
                    <wps:wsp>
                      <wps:cNvCnPr/>
                      <wps:spPr>
                        <a:xfrm rot="16200000" flipV="1">
                          <a:off x="0" y="0"/>
                          <a:ext cx="72000" cy="1764000"/>
                        </a:xfrm>
                        <a:prstGeom prst="curvedConnector3">
                          <a:avLst>
                            <a:gd name="adj1" fmla="val -64753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C23360" id="Connector: Curved 57" o:spid="_x0000_s1026" type="#_x0000_t38" style="position:absolute;margin-left:254pt;margin-top:10.7pt;width:5.65pt;height:138.9pt;rotation:90;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" adj="-139867" strokecolor="black [3200]" strokeweight="1.5pt">
                <v:stroke endarrow="block" joinstyle="miter"/>
                <w10:wrap anchorx="margin"/>
              </v:shape>
            </w:pict>
          </mc:Fallback>
        </mc:AlternateContent>
      </w:r>
    </w:p>
    <w:p w14:paraId="318D4A97" w14:textId="14734CE3" w:rsidR="001135B3" w:rsidRDefault="001135B3" w:rsidP="00142CAD">
      <w:pPr>
        <w:spacing w:line="360" w:lineRule="auto"/>
        <w:ind w:right="849"/>
        <w:jc w:val="both"/>
        <w:rPr>
          <w:rFonts w:ascii="Times New Roman" w:hAnsi="Times New Roman" w:cs="Times New Roman"/>
          <w:sz w:val="28"/>
          <w:szCs w:val="28"/>
        </w:rPr>
      </w:pPr>
    </w:p>
    <w:p w14:paraId="265965A0" w14:textId="4E9C77B3" w:rsidR="001135B3" w:rsidRDefault="001135B3" w:rsidP="00142CAD">
      <w:pPr>
        <w:spacing w:line="360" w:lineRule="auto"/>
        <w:ind w:right="849"/>
        <w:jc w:val="both"/>
        <w:rPr>
          <w:rFonts w:ascii="Times New Roman" w:hAnsi="Times New Roman" w:cs="Times New Roman"/>
          <w:sz w:val="28"/>
          <w:szCs w:val="28"/>
        </w:rPr>
      </w:pPr>
    </w:p>
    <w:p w14:paraId="63A9004B" w14:textId="113BDE15" w:rsidR="001135B3" w:rsidRDefault="001135B3" w:rsidP="00142CAD">
      <w:pPr>
        <w:spacing w:line="360" w:lineRule="auto"/>
        <w:ind w:right="849"/>
        <w:jc w:val="both"/>
        <w:rPr>
          <w:rFonts w:ascii="Times New Roman" w:hAnsi="Times New Roman" w:cs="Times New Roman"/>
          <w:sz w:val="28"/>
          <w:szCs w:val="28"/>
        </w:rPr>
      </w:pPr>
    </w:p>
    <w:p w14:paraId="1B0DA9C6" w14:textId="3924A646" w:rsidR="001135B3" w:rsidRDefault="00142CAD" w:rsidP="00142CAD">
      <w:pPr>
        <w:tabs>
          <w:tab w:val="left" w:pos="2320"/>
        </w:tabs>
        <w:spacing w:line="360" w:lineRule="auto"/>
        <w:ind w:right="849"/>
        <w:jc w:val="center"/>
        <w:rPr>
          <w:rFonts w:ascii="Times New Roman" w:hAnsi="Times New Roman" w:cs="Times New Roman"/>
          <w:sz w:val="28"/>
          <w:szCs w:val="28"/>
        </w:rPr>
      </w:pPr>
      <w:r>
        <w:rPr>
          <w:rFonts w:ascii="Times New Roman" w:hAnsi="Times New Roman" w:cs="Times New Roman"/>
          <w:sz w:val="28"/>
          <w:szCs w:val="28"/>
        </w:rPr>
        <w:t xml:space="preserve">          response</w:t>
      </w:r>
    </w:p>
    <w:p w14:paraId="219654E1" w14:textId="60ABF64B" w:rsidR="00115C4B" w:rsidRDefault="00FB79EF" w:rsidP="00142CAD">
      <w:pPr>
        <w:tabs>
          <w:tab w:val="left" w:pos="2050"/>
        </w:tabs>
        <w:spacing w:line="360" w:lineRule="auto"/>
        <w:ind w:left="1418" w:right="849"/>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76672" behindDoc="0" locked="0" layoutInCell="1" allowOverlap="1" wp14:anchorId="670AD533" wp14:editId="5B22B154">
                <wp:simplePos x="0" y="0"/>
                <wp:positionH relativeFrom="column">
                  <wp:posOffset>2401156</wp:posOffset>
                </wp:positionH>
                <wp:positionV relativeFrom="paragraph">
                  <wp:posOffset>369573</wp:posOffset>
                </wp:positionV>
                <wp:extent cx="72000" cy="1800000"/>
                <wp:effectExtent l="0" t="825817" r="73977" b="54928"/>
                <wp:wrapNone/>
                <wp:docPr id="61" name="Connector: Curved 61"/>
                <wp:cNvGraphicFramePr/>
                <a:graphic xmlns:a="http://schemas.openxmlformats.org/drawingml/2006/main">
                  <a:graphicData uri="http://schemas.microsoft.com/office/word/2010/wordprocessingShape">
                    <wps:wsp>
                      <wps:cNvCnPr/>
                      <wps:spPr>
                        <a:xfrm rot="16200000" flipH="1">
                          <a:off x="0" y="0"/>
                          <a:ext cx="72000" cy="1800000"/>
                        </a:xfrm>
                        <a:prstGeom prst="curvedConnector3">
                          <a:avLst>
                            <a:gd name="adj1" fmla="val -113403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B15D73" id="Connector: Curved 61" o:spid="_x0000_s1026" type="#_x0000_t38" style="position:absolute;margin-left:189.05pt;margin-top:29.1pt;width:5.65pt;height:141.75pt;rotation:9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" adj="-244951" strokecolor="black [3200]" strokeweight="1.5pt">
                <v:stroke endarrow="block" joinstyle="miter"/>
              </v:shape>
            </w:pict>
          </mc:Fallback>
        </mc:AlternateContent>
      </w:r>
      <w:r w:rsidR="00115C4B">
        <w:rPr>
          <w:rFonts w:ascii="Times New Roman" w:hAnsi="Times New Roman" w:cs="Times New Roman"/>
          <w:sz w:val="28"/>
          <w:szCs w:val="28"/>
        </w:rPr>
        <w:t xml:space="preserve">Level </w:t>
      </w:r>
      <w:r w:rsidR="002278A5">
        <w:rPr>
          <w:rFonts w:ascii="Times New Roman" w:hAnsi="Times New Roman" w:cs="Times New Roman"/>
          <w:sz w:val="28"/>
          <w:szCs w:val="28"/>
        </w:rPr>
        <w:t>1</w:t>
      </w:r>
    </w:p>
    <w:p w14:paraId="7D740E98" w14:textId="102D242E" w:rsidR="00FB79EF" w:rsidRDefault="00FB79EF" w:rsidP="00142CAD">
      <w:pPr>
        <w:tabs>
          <w:tab w:val="left" w:pos="3633"/>
        </w:tabs>
        <w:spacing w:line="360" w:lineRule="auto"/>
        <w:ind w:left="1418" w:right="849"/>
        <w:jc w:val="both"/>
        <w:rPr>
          <w:rFonts w:ascii="Times New Roman" w:hAnsi="Times New Roman" w:cs="Times New Roman"/>
          <w:sz w:val="28"/>
          <w:szCs w:val="28"/>
        </w:rPr>
      </w:pPr>
      <w:r>
        <w:rPr>
          <w:noProof/>
        </w:rPr>
        <mc:AlternateContent>
          <mc:Choice Requires="wps">
            <w:drawing>
              <wp:anchor distT="0" distB="0" distL="114300" distR="114300" simplePos="0" relativeHeight="251684864" behindDoc="0" locked="0" layoutInCell="1" allowOverlap="1" wp14:anchorId="5D658721" wp14:editId="06AAED05">
                <wp:simplePos x="0" y="0"/>
                <wp:positionH relativeFrom="column">
                  <wp:posOffset>4683834</wp:posOffset>
                </wp:positionH>
                <wp:positionV relativeFrom="paragraph">
                  <wp:posOffset>46062</wp:posOffset>
                </wp:positionV>
                <wp:extent cx="72000" cy="1800000"/>
                <wp:effectExtent l="0" t="692467" r="73977" b="54928"/>
                <wp:wrapNone/>
                <wp:docPr id="67" name="Connector: Curved 67"/>
                <wp:cNvGraphicFramePr/>
                <a:graphic xmlns:a="http://schemas.openxmlformats.org/drawingml/2006/main">
                  <a:graphicData uri="http://schemas.microsoft.com/office/word/2010/wordprocessingShape">
                    <wps:wsp>
                      <wps:cNvCnPr/>
                      <wps:spPr>
                        <a:xfrm rot="16200000" flipH="1">
                          <a:off x="0" y="0"/>
                          <a:ext cx="72000" cy="1800000"/>
                        </a:xfrm>
                        <a:prstGeom prst="curvedConnector3">
                          <a:avLst>
                            <a:gd name="adj1" fmla="val -95378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ECC64" id="Connector: Curved 67" o:spid="_x0000_s1026" type="#_x0000_t38" style="position:absolute;margin-left:368.8pt;margin-top:3.65pt;width:5.65pt;height:141.75pt;rotation:9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" adj="-206018" strokecolor="black [3200]" strokeweight="1.5pt">
                <v:stroke endarrow="block" joinstyle="miter"/>
              </v:shape>
            </w:pict>
          </mc:Fallback>
        </mc:AlternateContent>
      </w:r>
      <w:r w:rsidR="00F121D7">
        <w:rPr>
          <w:rFonts w:ascii="Times New Roman" w:hAnsi="Times New Roman" w:cs="Times New Roman"/>
          <w:sz w:val="28"/>
          <w:szCs w:val="28"/>
        </w:rPr>
        <w:tab/>
      </w:r>
    </w:p>
    <w:p w14:paraId="3193AB54" w14:textId="28A5D0B2" w:rsidR="00115C4B" w:rsidRDefault="00115C4B" w:rsidP="00142CAD">
      <w:pPr>
        <w:tabs>
          <w:tab w:val="left" w:pos="2050"/>
          <w:tab w:val="left" w:pos="7056"/>
          <w:tab w:val="left" w:pos="7480"/>
        </w:tabs>
        <w:spacing w:line="360" w:lineRule="auto"/>
        <w:ind w:left="1418" w:right="849"/>
        <w:jc w:val="both"/>
        <w:rPr>
          <w:rFonts w:ascii="Times New Roman" w:hAnsi="Times New Roman" w:cs="Times New Roman"/>
          <w:sz w:val="28"/>
          <w:szCs w:val="28"/>
        </w:rPr>
      </w:pPr>
      <w:r>
        <w:rPr>
          <w:rFonts w:ascii="Times New Roman" w:hAnsi="Times New Roman" w:cs="Times New Roman"/>
          <w:sz w:val="28"/>
          <w:szCs w:val="28"/>
        </w:rPr>
        <w:t xml:space="preserve">                              request</w:t>
      </w:r>
      <w:r w:rsidR="002278A5">
        <w:rPr>
          <w:rFonts w:ascii="Times New Roman" w:hAnsi="Times New Roman" w:cs="Times New Roman"/>
          <w:sz w:val="28"/>
          <w:szCs w:val="28"/>
        </w:rPr>
        <w:tab/>
      </w:r>
      <w:r w:rsidR="00142CAD">
        <w:rPr>
          <w:rFonts w:ascii="Times New Roman" w:hAnsi="Times New Roman" w:cs="Times New Roman"/>
          <w:sz w:val="28"/>
          <w:szCs w:val="28"/>
        </w:rPr>
        <w:t>store</w:t>
      </w:r>
      <w:r w:rsidR="00142CAD">
        <w:rPr>
          <w:rFonts w:ascii="Times New Roman" w:hAnsi="Times New Roman" w:cs="Times New Roman"/>
          <w:sz w:val="28"/>
          <w:szCs w:val="28"/>
        </w:rPr>
        <w:tab/>
      </w:r>
    </w:p>
    <w:p w14:paraId="09208C36" w14:textId="3A3C21A2" w:rsidR="00115C4B" w:rsidRDefault="002278A5" w:rsidP="00142CAD">
      <w:pPr>
        <w:spacing w:line="360" w:lineRule="auto"/>
        <w:ind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797C7F39" wp14:editId="5D04ED15">
                <wp:simplePos x="0" y="0"/>
                <wp:positionH relativeFrom="column">
                  <wp:posOffset>4902054</wp:posOffset>
                </wp:positionH>
                <wp:positionV relativeFrom="paragraph">
                  <wp:posOffset>165832</wp:posOffset>
                </wp:positionV>
                <wp:extent cx="0" cy="577850"/>
                <wp:effectExtent l="0" t="0" r="38100" b="31750"/>
                <wp:wrapNone/>
                <wp:docPr id="66" name="Straight Connector 66"/>
                <wp:cNvGraphicFramePr/>
                <a:graphic xmlns:a="http://schemas.openxmlformats.org/drawingml/2006/main">
                  <a:graphicData uri="http://schemas.microsoft.com/office/word/2010/wordprocessingShape">
                    <wps:wsp>
                      <wps:cNvCnPr/>
                      <wps:spPr>
                        <a:xfrm>
                          <a:off x="0" y="0"/>
                          <a:ext cx="0" cy="577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949D5AD" id="Straight Connector 6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86pt,13.05pt" to="386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691C0D84" wp14:editId="4C58CB14">
                <wp:simplePos x="0" y="0"/>
                <wp:positionH relativeFrom="column">
                  <wp:posOffset>4888865</wp:posOffset>
                </wp:positionH>
                <wp:positionV relativeFrom="paragraph">
                  <wp:posOffset>161925</wp:posOffset>
                </wp:positionV>
                <wp:extent cx="1174750" cy="12700"/>
                <wp:effectExtent l="0" t="0" r="25400" b="25400"/>
                <wp:wrapNone/>
                <wp:docPr id="64" name="Straight Connector 64"/>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BFCDE5B" id="Straight Connector 6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84.95pt,12.75pt" to="477.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" strokecolor="black [3200]" strokeweight="1pt">
                <v:stroke joinstyle="miter"/>
              </v:line>
            </w:pict>
          </mc:Fallback>
        </mc:AlternateContent>
      </w:r>
      <w:r w:rsidR="00115C4B">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00DF0126" wp14:editId="7CA1E742">
                <wp:simplePos x="0" y="0"/>
                <wp:positionH relativeFrom="column">
                  <wp:posOffset>2914015</wp:posOffset>
                </wp:positionH>
                <wp:positionV relativeFrom="paragraph">
                  <wp:posOffset>1270</wp:posOffset>
                </wp:positionV>
                <wp:extent cx="1244600" cy="1390650"/>
                <wp:effectExtent l="0" t="0" r="12700" b="19050"/>
                <wp:wrapNone/>
                <wp:docPr id="59" name="Oval 59"/>
                <wp:cNvGraphicFramePr/>
                <a:graphic xmlns:a="http://schemas.openxmlformats.org/drawingml/2006/main">
                  <a:graphicData uri="http://schemas.microsoft.com/office/word/2010/wordprocessingShape">
                    <wps:wsp>
                      <wps:cNvSpPr/>
                      <wps:spPr>
                        <a:xfrm>
                          <a:off x="0" y="0"/>
                          <a:ext cx="1244600" cy="1390650"/>
                        </a:xfrm>
                        <a:prstGeom prst="ellipse">
                          <a:avLst/>
                        </a:prstGeom>
                        <a:ln/>
                      </wps:spPr>
                      <wps:style>
                        <a:lnRef idx="2">
                          <a:schemeClr val="dk1"/>
                        </a:lnRef>
                        <a:fillRef idx="1">
                          <a:schemeClr val="lt1"/>
                        </a:fillRef>
                        <a:effectRef idx="0">
                          <a:schemeClr val="dk1"/>
                        </a:effectRef>
                        <a:fontRef idx="minor">
                          <a:schemeClr val="dk1"/>
                        </a:fontRef>
                      </wps:style>
                      <wps:txbx>
                        <w:txbxContent>
                          <w:p w14:paraId="269AA111" w14:textId="77777777" w:rsidR="00115C4B" w:rsidRPr="00115C4B" w:rsidRDefault="00115C4B" w:rsidP="00115C4B">
                            <w:pPr>
                              <w:jc w:val="center"/>
                              <w:rPr>
                                <w:sz w:val="20"/>
                                <w:szCs w:val="20"/>
                              </w:rPr>
                            </w:pPr>
                            <w:r w:rsidRPr="00115C4B">
                              <w:rPr>
                                <w:rFonts w:ascii="Times New Roman" w:hAnsi="Times New Roman" w:cs="Times New Roman"/>
                                <w:sz w:val="20"/>
                                <w:szCs w:val="20"/>
                              </w:rPr>
                              <w:t>STUDENTSCELL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DF0126" id="Oval 59" o:spid="_x0000_s1028" style="position:absolute;left:0;text-align:left;margin-left:229.45pt;margin-top:.1pt;width:98pt;height:10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" fillcolor="white [3201]" strokecolor="black [3200]" strokeweight="1pt">
                <v:stroke joinstyle="miter"/>
                <v:textbox>
                  <w:txbxContent>
                    <w:p w14:paraId="269AA111" w14:textId="77777777" w:rsidR="00115C4B" w:rsidRPr="00115C4B" w:rsidRDefault="00115C4B" w:rsidP="00115C4B">
                      <w:pPr>
                        <w:jc w:val="center"/>
                        <w:rPr>
                          <w:sz w:val="20"/>
                          <w:szCs w:val="20"/>
                        </w:rPr>
                      </w:pPr>
                      <w:r w:rsidRPr="00115C4B">
                        <w:rPr>
                          <w:rFonts w:ascii="Times New Roman" w:hAnsi="Times New Roman" w:cs="Times New Roman"/>
                          <w:sz w:val="20"/>
                          <w:szCs w:val="20"/>
                        </w:rPr>
                        <w:t>STUDENTSCELL</w:t>
                      </w:r>
                    </w:p>
                  </w:txbxContent>
                </v:textbox>
              </v:oval>
            </w:pict>
          </mc:Fallback>
        </mc:AlternateContent>
      </w:r>
      <w:r w:rsidR="00115C4B">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3FACDDE8" wp14:editId="15EBAC38">
                <wp:simplePos x="0" y="0"/>
                <wp:positionH relativeFrom="column">
                  <wp:posOffset>1009015</wp:posOffset>
                </wp:positionH>
                <wp:positionV relativeFrom="paragraph">
                  <wp:posOffset>5715</wp:posOffset>
                </wp:positionV>
                <wp:extent cx="1244600" cy="1390650"/>
                <wp:effectExtent l="0" t="0" r="12700" b="19050"/>
                <wp:wrapNone/>
                <wp:docPr id="60" name="Oval 60"/>
                <wp:cNvGraphicFramePr/>
                <a:graphic xmlns:a="http://schemas.openxmlformats.org/drawingml/2006/main">
                  <a:graphicData uri="http://schemas.microsoft.com/office/word/2010/wordprocessingShape">
                    <wps:wsp>
                      <wps:cNvSpPr/>
                      <wps:spPr>
                        <a:xfrm>
                          <a:off x="0" y="0"/>
                          <a:ext cx="1244600" cy="1390650"/>
                        </a:xfrm>
                        <a:prstGeom prst="ellipse">
                          <a:avLst/>
                        </a:prstGeom>
                        <a:ln/>
                      </wps:spPr>
                      <wps:style>
                        <a:lnRef idx="2">
                          <a:schemeClr val="dk1"/>
                        </a:lnRef>
                        <a:fillRef idx="1">
                          <a:schemeClr val="lt1"/>
                        </a:fillRef>
                        <a:effectRef idx="0">
                          <a:schemeClr val="dk1"/>
                        </a:effectRef>
                        <a:fontRef idx="minor">
                          <a:schemeClr val="dk1"/>
                        </a:fontRef>
                      </wps:style>
                      <wps:txbx>
                        <w:txbxContent>
                          <w:p w14:paraId="1521C605" w14:textId="28935B20" w:rsidR="00115C4B" w:rsidRPr="00115C4B" w:rsidRDefault="009D13C6" w:rsidP="00115C4B">
                            <w:pPr>
                              <w:rPr>
                                <w:sz w:val="20"/>
                                <w:szCs w:val="20"/>
                              </w:rPr>
                            </w:pPr>
                            <w:r>
                              <w:rPr>
                                <w:rFonts w:ascii="Times New Roman" w:hAnsi="Times New Roman" w:cs="Times New Roman"/>
                                <w:sz w:val="20"/>
                                <w:szCs w:val="20"/>
                              </w:rPr>
                              <w:t xml:space="preserve">   </w:t>
                            </w:r>
                            <w:r w:rsidR="00115C4B" w:rsidRPr="00115C4B">
                              <w:rPr>
                                <w:rFonts w:ascii="Times New Roman" w:hAnsi="Times New Roman" w:cs="Times New Roman"/>
                                <w:sz w:val="20"/>
                                <w:szCs w:val="20"/>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ACDDE8" id="Oval 60" o:spid="_x0000_s1029" style="position:absolute;left:0;text-align:left;margin-left:79.45pt;margin-top:.45pt;width:98pt;height:10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" fillcolor="white [3201]" strokecolor="black [3200]" strokeweight="1pt">
                <v:stroke joinstyle="miter"/>
                <v:textbox>
                  <w:txbxContent>
                    <w:p w14:paraId="1521C605" w14:textId="28935B20" w:rsidR="00115C4B" w:rsidRPr="00115C4B" w:rsidRDefault="009D13C6" w:rsidP="00115C4B">
                      <w:pPr>
                        <w:rPr>
                          <w:sz w:val="20"/>
                          <w:szCs w:val="20"/>
                        </w:rPr>
                      </w:pPr>
                      <w:r>
                        <w:rPr>
                          <w:rFonts w:ascii="Times New Roman" w:hAnsi="Times New Roman" w:cs="Times New Roman"/>
                          <w:sz w:val="20"/>
                          <w:szCs w:val="20"/>
                        </w:rPr>
                        <w:t xml:space="preserve">   </w:t>
                      </w:r>
                      <w:r w:rsidR="00115C4B" w:rsidRPr="00115C4B">
                        <w:rPr>
                          <w:rFonts w:ascii="Times New Roman" w:hAnsi="Times New Roman" w:cs="Times New Roman"/>
                          <w:sz w:val="20"/>
                          <w:szCs w:val="20"/>
                        </w:rPr>
                        <w:t>USER</w:t>
                      </w:r>
                    </w:p>
                  </w:txbxContent>
                </v:textbox>
              </v:oval>
            </w:pict>
          </mc:Fallback>
        </mc:AlternateContent>
      </w:r>
    </w:p>
    <w:p w14:paraId="2D7CD0F6" w14:textId="3685AB07" w:rsidR="009D13C6" w:rsidRDefault="002278A5" w:rsidP="00142CAD">
      <w:pPr>
        <w:tabs>
          <w:tab w:val="left" w:pos="8150"/>
        </w:tabs>
        <w:spacing w:line="360" w:lineRule="auto"/>
        <w:ind w:left="7938"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515A71A5" wp14:editId="0B75DA5F">
                <wp:simplePos x="0" y="0"/>
                <wp:positionH relativeFrom="margin">
                  <wp:posOffset>2460014</wp:posOffset>
                </wp:positionH>
                <wp:positionV relativeFrom="paragraph">
                  <wp:posOffset>12774</wp:posOffset>
                </wp:positionV>
                <wp:extent cx="72000" cy="1800000"/>
                <wp:effectExtent l="31433" t="44767" r="16827" b="721678"/>
                <wp:wrapNone/>
                <wp:docPr id="58" name="Connector: Curved 58"/>
                <wp:cNvGraphicFramePr/>
                <a:graphic xmlns:a="http://schemas.openxmlformats.org/drawingml/2006/main">
                  <a:graphicData uri="http://schemas.microsoft.com/office/word/2010/wordprocessingShape">
                    <wps:wsp>
                      <wps:cNvCnPr/>
                      <wps:spPr>
                        <a:xfrm rot="16200000" flipV="1">
                          <a:off x="0" y="0"/>
                          <a:ext cx="72000" cy="1800000"/>
                        </a:xfrm>
                        <a:prstGeom prst="curvedConnector3">
                          <a:avLst>
                            <a:gd name="adj1" fmla="val -98619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4A0E6" id="Connector: Curved 58" o:spid="_x0000_s1026" type="#_x0000_t38" style="position:absolute;margin-left:193.7pt;margin-top:1pt;width:5.65pt;height:141.75pt;rotation:90;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" adj="-213019" strokecolor="black [3200]" strokeweight="1.5pt">
                <v:stroke endarrow="block" joinstyle="miter"/>
                <w10:wrap anchorx="margin"/>
              </v:shape>
            </w:pict>
          </mc:Fallback>
        </mc:AlternateContent>
      </w:r>
      <w:r>
        <w:rPr>
          <w:rFonts w:ascii="Times New Roman" w:hAnsi="Times New Roman" w:cs="Times New Roman"/>
          <w:sz w:val="20"/>
          <w:szCs w:val="20"/>
        </w:rPr>
        <w:t>STUDENTSCELL</w:t>
      </w:r>
    </w:p>
    <w:p w14:paraId="05830AF7" w14:textId="40FEF84F" w:rsidR="002278A5" w:rsidRPr="009D13C6" w:rsidRDefault="00FB79EF" w:rsidP="00142CAD">
      <w:pPr>
        <w:tabs>
          <w:tab w:val="left" w:pos="6880"/>
          <w:tab w:val="left" w:pos="8150"/>
        </w:tabs>
        <w:spacing w:line="360" w:lineRule="auto"/>
        <w:ind w:left="7797" w:right="849" w:hanging="7797"/>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5C6D599" wp14:editId="19A80754">
                <wp:simplePos x="0" y="0"/>
                <wp:positionH relativeFrom="margin">
                  <wp:posOffset>4895850</wp:posOffset>
                </wp:positionH>
                <wp:positionV relativeFrom="paragraph">
                  <wp:posOffset>2540</wp:posOffset>
                </wp:positionV>
                <wp:extent cx="1174750" cy="12700"/>
                <wp:effectExtent l="0" t="0" r="25400" b="25400"/>
                <wp:wrapNone/>
                <wp:docPr id="65" name="Straight Connector 65"/>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B1ABE7" id="Straight Connector 65" o:spid="_x0000_s1026" style="position:absolute;z-index:251682816;visibility:visible;mso-wrap-style:square;mso-wrap-distance-left:9pt;mso-wrap-distance-top:0;mso-wrap-distance-right:9pt;mso-wrap-distance-bottom:0;mso-position-horizontal:absolute;mso-position-horizontal-relative:margin;mso-position-vertical:absolute;mso-position-vertical-relative:text" from="385.5pt,.2pt" to="47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" strokecolor="black [3200]" strokeweight="1pt">
                <v:stroke joinstyle="miter"/>
                <w10:wrap anchorx="margin"/>
              </v:line>
            </w:pict>
          </mc:Fallback>
        </mc:AlternateContent>
      </w:r>
      <w:r w:rsidR="002278A5">
        <w:rPr>
          <w:rFonts w:ascii="Times New Roman" w:hAnsi="Times New Roman" w:cs="Times New Roman"/>
          <w:sz w:val="20"/>
          <w:szCs w:val="20"/>
        </w:rPr>
        <w:tab/>
      </w:r>
      <w:r w:rsidR="002278A5">
        <w:rPr>
          <w:rFonts w:ascii="Times New Roman" w:hAnsi="Times New Roman" w:cs="Times New Roman"/>
          <w:sz w:val="20"/>
          <w:szCs w:val="20"/>
        </w:rPr>
        <w:tab/>
      </w:r>
    </w:p>
    <w:p w14:paraId="3F71D63C" w14:textId="2B8B0E0F" w:rsidR="002278A5" w:rsidRPr="00FB79EF" w:rsidRDefault="002278A5" w:rsidP="00142CAD">
      <w:pPr>
        <w:tabs>
          <w:tab w:val="left" w:pos="3295"/>
          <w:tab w:val="center" w:pos="4394"/>
        </w:tabs>
        <w:spacing w:line="360" w:lineRule="auto"/>
        <w:ind w:right="849"/>
        <w:jc w:val="both"/>
        <w:rPr>
          <w:rFonts w:ascii="Times New Roman" w:hAnsi="Times New Roman" w:cs="Times New Roman"/>
          <w:sz w:val="20"/>
          <w:szCs w:val="20"/>
        </w:rPr>
      </w:pPr>
    </w:p>
    <w:p w14:paraId="63DA862E" w14:textId="7C063945" w:rsidR="00115C4B" w:rsidRDefault="002278A5" w:rsidP="00142CAD">
      <w:pPr>
        <w:tabs>
          <w:tab w:val="left" w:pos="3295"/>
          <w:tab w:val="center" w:pos="4394"/>
        </w:tabs>
        <w:spacing w:line="360" w:lineRule="auto"/>
        <w:ind w:left="3402" w:right="849" w:hanging="4253"/>
        <w:jc w:val="both"/>
        <w:rPr>
          <w:rFonts w:ascii="Times New Roman" w:hAnsi="Times New Roman" w:cs="Times New Roman"/>
          <w:sz w:val="28"/>
          <w:szCs w:val="28"/>
        </w:rPr>
      </w:pPr>
      <w:r>
        <w:rPr>
          <w:rFonts w:ascii="Times New Roman" w:hAnsi="Times New Roman" w:cs="Times New Roman"/>
          <w:sz w:val="28"/>
          <w:szCs w:val="28"/>
        </w:rPr>
        <w:tab/>
        <w:t xml:space="preserve"> </w:t>
      </w:r>
      <w:r w:rsidR="00115C4B">
        <w:rPr>
          <w:rFonts w:ascii="Times New Roman" w:hAnsi="Times New Roman" w:cs="Times New Roman"/>
          <w:sz w:val="28"/>
          <w:szCs w:val="28"/>
        </w:rPr>
        <w:t>re</w:t>
      </w:r>
      <w:r>
        <w:rPr>
          <w:rFonts w:ascii="Times New Roman" w:hAnsi="Times New Roman" w:cs="Times New Roman"/>
          <w:sz w:val="28"/>
          <w:szCs w:val="28"/>
        </w:rPr>
        <w:t>s</w:t>
      </w:r>
      <w:r w:rsidR="00115C4B">
        <w:rPr>
          <w:rFonts w:ascii="Times New Roman" w:hAnsi="Times New Roman" w:cs="Times New Roman"/>
          <w:sz w:val="28"/>
          <w:szCs w:val="28"/>
        </w:rPr>
        <w:t>ponse</w:t>
      </w:r>
    </w:p>
    <w:p w14:paraId="2FDFC705" w14:textId="0F4C0E1E" w:rsidR="001135B3" w:rsidRPr="00FB79EF" w:rsidRDefault="001135B3" w:rsidP="00142CAD">
      <w:pPr>
        <w:spacing w:line="360" w:lineRule="auto"/>
        <w:ind w:right="849"/>
        <w:jc w:val="both"/>
        <w:rPr>
          <w:rFonts w:ascii="Times New Roman" w:hAnsi="Times New Roman" w:cs="Times New Roman"/>
          <w:sz w:val="20"/>
          <w:szCs w:val="20"/>
        </w:rPr>
      </w:pPr>
    </w:p>
    <w:p w14:paraId="7492A89B" w14:textId="4EDE4DFF" w:rsidR="00FB79EF" w:rsidRDefault="00FB79EF" w:rsidP="00142CAD">
      <w:pPr>
        <w:spacing w:line="360" w:lineRule="auto"/>
        <w:ind w:left="1418" w:right="849"/>
        <w:jc w:val="both"/>
        <w:rPr>
          <w:rFonts w:ascii="Times New Roman" w:hAnsi="Times New Roman" w:cs="Times New Roman"/>
          <w:sz w:val="28"/>
          <w:szCs w:val="28"/>
        </w:rPr>
      </w:pPr>
    </w:p>
    <w:p w14:paraId="6479CC3D" w14:textId="008C84F7" w:rsidR="00FB79EF" w:rsidRDefault="00743B5F" w:rsidP="00142CAD">
      <w:pPr>
        <w:spacing w:line="360" w:lineRule="auto"/>
        <w:ind w:left="1418" w:right="849"/>
        <w:jc w:val="both"/>
        <w:rPr>
          <w:rFonts w:ascii="Times New Roman" w:hAnsi="Times New Roman" w:cs="Times New Roman"/>
          <w:sz w:val="28"/>
          <w:szCs w:val="28"/>
        </w:rPr>
      </w:pPr>
      <w:r>
        <w:rPr>
          <w:rFonts w:ascii="Times New Roman" w:hAnsi="Times New Roman" w:cs="Times New Roman"/>
          <w:noProof/>
          <w:sz w:val="20"/>
          <w:szCs w:val="20"/>
        </w:rPr>
        <mc:AlternateContent>
          <mc:Choice Requires="wps">
            <w:drawing>
              <wp:anchor distT="0" distB="0" distL="114300" distR="114300" simplePos="0" relativeHeight="251704320" behindDoc="0" locked="0" layoutInCell="1" allowOverlap="1" wp14:anchorId="06F8979B" wp14:editId="1AEC09EC">
                <wp:simplePos x="0" y="0"/>
                <wp:positionH relativeFrom="column">
                  <wp:posOffset>3642995</wp:posOffset>
                </wp:positionH>
                <wp:positionV relativeFrom="paragraph">
                  <wp:posOffset>326390</wp:posOffset>
                </wp:positionV>
                <wp:extent cx="2061210" cy="1892935"/>
                <wp:effectExtent l="0" t="0" r="472440" b="69215"/>
                <wp:wrapNone/>
                <wp:docPr id="27" name="Connector: Curved 27"/>
                <wp:cNvGraphicFramePr/>
                <a:graphic xmlns:a="http://schemas.openxmlformats.org/drawingml/2006/main">
                  <a:graphicData uri="http://schemas.microsoft.com/office/word/2010/wordprocessingShape">
                    <wps:wsp>
                      <wps:cNvCnPr/>
                      <wps:spPr>
                        <a:xfrm>
                          <a:off x="0" y="0"/>
                          <a:ext cx="2061210" cy="1892935"/>
                        </a:xfrm>
                        <a:prstGeom prst="curvedConnector3">
                          <a:avLst>
                            <a:gd name="adj1" fmla="val 12160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955B1F" id="Connector: Curved 27" o:spid="_x0000_s1026" type="#_x0000_t38" style="position:absolute;margin-left:286.85pt;margin-top:25.7pt;width:162.3pt;height:149.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" adj="26266" strokecolor="black [3200]" strokeweight="1.5pt">
                <v:stroke endarrow="block" joinstyle="miter"/>
              </v:shape>
            </w:pict>
          </mc:Fallback>
        </mc:AlternateContent>
      </w:r>
      <w:r w:rsidR="007A54E7">
        <w:rPr>
          <w:rFonts w:ascii="Times New Roman" w:hAnsi="Times New Roman" w:cs="Times New Roman"/>
          <w:noProof/>
          <w:sz w:val="20"/>
          <w:szCs w:val="20"/>
        </w:rPr>
        <mc:AlternateContent>
          <mc:Choice Requires="wps">
            <w:drawing>
              <wp:anchor distT="0" distB="0" distL="114300" distR="114300" simplePos="0" relativeHeight="251703296" behindDoc="0" locked="0" layoutInCell="1" allowOverlap="1" wp14:anchorId="471148D9" wp14:editId="213FB5C0">
                <wp:simplePos x="0" y="0"/>
                <wp:positionH relativeFrom="column">
                  <wp:posOffset>1406179</wp:posOffset>
                </wp:positionH>
                <wp:positionV relativeFrom="paragraph">
                  <wp:posOffset>315999</wp:posOffset>
                </wp:positionV>
                <wp:extent cx="2249054" cy="1627332"/>
                <wp:effectExtent l="590550" t="76200" r="0" b="30480"/>
                <wp:wrapNone/>
                <wp:docPr id="26" name="Connector: Curved 26"/>
                <wp:cNvGraphicFramePr/>
                <a:graphic xmlns:a="http://schemas.openxmlformats.org/drawingml/2006/main">
                  <a:graphicData uri="http://schemas.microsoft.com/office/word/2010/wordprocessingShape">
                    <wps:wsp>
                      <wps:cNvCnPr/>
                      <wps:spPr>
                        <a:xfrm flipV="1">
                          <a:off x="0" y="0"/>
                          <a:ext cx="2249054" cy="1627332"/>
                        </a:xfrm>
                        <a:prstGeom prst="curvedConnector3">
                          <a:avLst>
                            <a:gd name="adj1" fmla="val -2573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C796A9" id="Connector: Curved 26" o:spid="_x0000_s1026" type="#_x0000_t38" style="position:absolute;margin-left:110.7pt;margin-top:24.9pt;width:177.1pt;height:128.1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" adj="-5559" strokecolor="black [3200]" strokeweight="1.5pt">
                <v:stroke endarrow="block" joinstyle="miter"/>
              </v:shape>
            </w:pict>
          </mc:Fallback>
        </mc:AlternateContent>
      </w:r>
      <w:r w:rsidR="00E05B42">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16C17014" wp14:editId="6F2E934F">
                <wp:simplePos x="0" y="0"/>
                <wp:positionH relativeFrom="page">
                  <wp:posOffset>3486150</wp:posOffset>
                </wp:positionH>
                <wp:positionV relativeFrom="paragraph">
                  <wp:posOffset>328353</wp:posOffset>
                </wp:positionV>
                <wp:extent cx="1236638" cy="1072662"/>
                <wp:effectExtent l="0" t="0" r="20955" b="13335"/>
                <wp:wrapNone/>
                <wp:docPr id="69" name="Oval 69"/>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C1A557" w14:textId="14408BB3" w:rsidR="00FB79EF" w:rsidRPr="00FB79EF" w:rsidRDefault="00FB79EF" w:rsidP="00FB79EF">
                            <w:pPr>
                              <w:jc w:val="center"/>
                              <w:rPr>
                                <w:rFonts w:ascii="Times New Roman" w:hAnsi="Times New Roman" w:cs="Times New Roman"/>
                                <w:sz w:val="20"/>
                                <w:szCs w:val="20"/>
                              </w:rPr>
                            </w:pPr>
                            <w:r w:rsidRPr="00FB79EF">
                              <w:rPr>
                                <w:rFonts w:ascii="Times New Roman" w:hAnsi="Times New Roman" w:cs="Times New Roman"/>
                                <w:sz w:val="20"/>
                                <w:szCs w:val="20"/>
                              </w:rPr>
                              <w:t>ACADEMIC CAENDER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C17014" id="Oval 69" o:spid="_x0000_s1030" style="position:absolute;left:0;text-align:left;margin-left:274.5pt;margin-top:25.85pt;width:97.35pt;height:84.4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" fillcolor="white [3201]" strokecolor="black [3213]" strokeweight="1pt">
                <v:stroke joinstyle="miter"/>
                <v:textbox>
                  <w:txbxContent>
                    <w:p w14:paraId="55C1A557" w14:textId="14408BB3" w:rsidR="00FB79EF" w:rsidRPr="00FB79EF" w:rsidRDefault="00FB79EF" w:rsidP="00FB79EF">
                      <w:pPr>
                        <w:jc w:val="center"/>
                        <w:rPr>
                          <w:rFonts w:ascii="Times New Roman" w:hAnsi="Times New Roman" w:cs="Times New Roman"/>
                          <w:sz w:val="20"/>
                          <w:szCs w:val="20"/>
                        </w:rPr>
                      </w:pPr>
                      <w:r w:rsidRPr="00FB79EF">
                        <w:rPr>
                          <w:rFonts w:ascii="Times New Roman" w:hAnsi="Times New Roman" w:cs="Times New Roman"/>
                          <w:sz w:val="20"/>
                          <w:szCs w:val="20"/>
                        </w:rPr>
                        <w:t>ACADEMIC CAENDER</w:t>
                      </w:r>
                    </w:p>
                  </w:txbxContent>
                </v:textbox>
                <w10:wrap anchorx="page"/>
              </v:oval>
            </w:pict>
          </mc:Fallback>
        </mc:AlternateContent>
      </w:r>
      <w:r w:rsidR="002278A5">
        <w:rPr>
          <w:rFonts w:ascii="Times New Roman" w:hAnsi="Times New Roman" w:cs="Times New Roman"/>
          <w:sz w:val="28"/>
          <w:szCs w:val="28"/>
        </w:rPr>
        <w:t>Level 2</w:t>
      </w:r>
      <w:r>
        <w:rPr>
          <w:rFonts w:ascii="Times New Roman" w:hAnsi="Times New Roman" w:cs="Times New Roman"/>
          <w:sz w:val="28"/>
          <w:szCs w:val="28"/>
        </w:rPr>
        <w:t>.0</w:t>
      </w:r>
    </w:p>
    <w:p w14:paraId="47DC8FEA" w14:textId="544698E9" w:rsidR="00FB79EF" w:rsidRPr="007A54E7" w:rsidRDefault="007A54E7" w:rsidP="00142CAD">
      <w:pPr>
        <w:tabs>
          <w:tab w:val="left" w:pos="8433"/>
        </w:tabs>
        <w:spacing w:line="360" w:lineRule="auto"/>
        <w:ind w:left="2160" w:right="849"/>
        <w:jc w:val="both"/>
        <w:rPr>
          <w:rFonts w:ascii="Times New Roman" w:hAnsi="Times New Roman" w:cs="Times New Roman"/>
          <w:sz w:val="20"/>
          <w:szCs w:val="20"/>
        </w:rPr>
      </w:pPr>
      <w:r w:rsidRPr="007A54E7">
        <w:rPr>
          <w:rFonts w:ascii="Times New Roman" w:hAnsi="Times New Roman" w:cs="Times New Roman"/>
          <w:sz w:val="20"/>
          <w:szCs w:val="20"/>
        </w:rPr>
        <w:t>EVENTS</w:t>
      </w:r>
      <w:r>
        <w:rPr>
          <w:rFonts w:ascii="Times New Roman" w:hAnsi="Times New Roman" w:cs="Times New Roman"/>
          <w:sz w:val="20"/>
          <w:szCs w:val="20"/>
        </w:rPr>
        <w:tab/>
        <w:t>DISPLAY</w:t>
      </w:r>
    </w:p>
    <w:p w14:paraId="3999BACB" w14:textId="6C93CD72" w:rsidR="00E05B42" w:rsidRDefault="00E05B42" w:rsidP="00142CAD">
      <w:pPr>
        <w:tabs>
          <w:tab w:val="left" w:pos="2389"/>
          <w:tab w:val="left" w:pos="7920"/>
        </w:tabs>
        <w:spacing w:line="360" w:lineRule="auto"/>
        <w:ind w:right="84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14:paraId="0AA6444B" w14:textId="21724B4B" w:rsidR="00FB79EF" w:rsidRPr="007A54E7" w:rsidRDefault="00743B5F" w:rsidP="00142CAD">
      <w:pPr>
        <w:tabs>
          <w:tab w:val="left" w:pos="2389"/>
          <w:tab w:val="left" w:pos="7920"/>
        </w:tabs>
        <w:spacing w:line="360" w:lineRule="auto"/>
        <w:ind w:right="849"/>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05344" behindDoc="0" locked="0" layoutInCell="1" allowOverlap="1" wp14:anchorId="65CA808D" wp14:editId="74671D15">
                <wp:simplePos x="0" y="0"/>
                <wp:positionH relativeFrom="column">
                  <wp:posOffset>3597275</wp:posOffset>
                </wp:positionH>
                <wp:positionV relativeFrom="paragraph">
                  <wp:posOffset>248285</wp:posOffset>
                </wp:positionV>
                <wp:extent cx="2093595" cy="806450"/>
                <wp:effectExtent l="0" t="0" r="268605" b="69850"/>
                <wp:wrapNone/>
                <wp:docPr id="29" name="Connector: Curved 29"/>
                <wp:cNvGraphicFramePr/>
                <a:graphic xmlns:a="http://schemas.openxmlformats.org/drawingml/2006/main">
                  <a:graphicData uri="http://schemas.microsoft.com/office/word/2010/wordprocessingShape">
                    <wps:wsp>
                      <wps:cNvCnPr/>
                      <wps:spPr>
                        <a:xfrm>
                          <a:off x="0" y="0"/>
                          <a:ext cx="2093595" cy="806450"/>
                        </a:xfrm>
                        <a:prstGeom prst="curvedConnector3">
                          <a:avLst>
                            <a:gd name="adj1" fmla="val 11186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5EA106" id="Connector: Curved 29" o:spid="_x0000_s1026" type="#_x0000_t38" style="position:absolute;margin-left:283.25pt;margin-top:19.55pt;width:164.85pt;height:6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" adj="24162" strokecolor="black [3200]" strokeweight="1.5pt">
                <v:stroke endarrow="block" joinstyle="miter"/>
              </v:shape>
            </w:pict>
          </mc:Fallback>
        </mc:AlternateContent>
      </w:r>
      <w:r w:rsidR="008467B6">
        <w:rPr>
          <w:rFonts w:ascii="Times New Roman" w:hAnsi="Times New Roman" w:cs="Times New Roman"/>
          <w:noProof/>
          <w:sz w:val="20"/>
          <w:szCs w:val="20"/>
        </w:rPr>
        <mc:AlternateContent>
          <mc:Choice Requires="wps">
            <w:drawing>
              <wp:anchor distT="0" distB="0" distL="114300" distR="114300" simplePos="0" relativeHeight="251701248" behindDoc="0" locked="0" layoutInCell="1" allowOverlap="1" wp14:anchorId="78C2E2D4" wp14:editId="4A0D5545">
                <wp:simplePos x="0" y="0"/>
                <wp:positionH relativeFrom="column">
                  <wp:posOffset>1458133</wp:posOffset>
                </wp:positionH>
                <wp:positionV relativeFrom="paragraph">
                  <wp:posOffset>266295</wp:posOffset>
                </wp:positionV>
                <wp:extent cx="2127827" cy="540327"/>
                <wp:effectExtent l="209550" t="76200" r="0" b="31750"/>
                <wp:wrapNone/>
                <wp:docPr id="25" name="Connector: Curved 25"/>
                <wp:cNvGraphicFramePr/>
                <a:graphic xmlns:a="http://schemas.openxmlformats.org/drawingml/2006/main">
                  <a:graphicData uri="http://schemas.microsoft.com/office/word/2010/wordprocessingShape">
                    <wps:wsp>
                      <wps:cNvCnPr/>
                      <wps:spPr>
                        <a:xfrm flipV="1">
                          <a:off x="0" y="0"/>
                          <a:ext cx="2127827" cy="540327"/>
                        </a:xfrm>
                        <a:prstGeom prst="curvedConnector3">
                          <a:avLst>
                            <a:gd name="adj1" fmla="val -946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874335" id="Connector: Curved 25" o:spid="_x0000_s1026" type="#_x0000_t38" style="position:absolute;margin-left:114.8pt;margin-top:20.95pt;width:167.55pt;height:42.5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" adj="-2044" strokecolor="black [3200]" strokeweight="1.5pt">
                <v:stroke endarrow="block" joinstyle="miter"/>
              </v:shape>
            </w:pict>
          </mc:Fallback>
        </mc:AlternateContent>
      </w:r>
      <w:r w:rsidR="00E05B42">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66FE1A69" wp14:editId="7D519FD6">
                <wp:simplePos x="0" y="0"/>
                <wp:positionH relativeFrom="page">
                  <wp:posOffset>3490017</wp:posOffset>
                </wp:positionH>
                <wp:positionV relativeFrom="paragraph">
                  <wp:posOffset>267277</wp:posOffset>
                </wp:positionV>
                <wp:extent cx="1236638" cy="1072662"/>
                <wp:effectExtent l="0" t="0" r="20955" b="13335"/>
                <wp:wrapNone/>
                <wp:docPr id="3" name="Oval 3"/>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F7E959" w14:textId="0B27E874" w:rsidR="00E05B42" w:rsidRPr="00FB79EF" w:rsidRDefault="00743B5F" w:rsidP="00E05B42">
                            <w:pPr>
                              <w:jc w:val="center"/>
                              <w:rPr>
                                <w:rFonts w:ascii="Times New Roman" w:hAnsi="Times New Roman" w:cs="Times New Roman"/>
                                <w:sz w:val="20"/>
                                <w:szCs w:val="20"/>
                              </w:rPr>
                            </w:pPr>
                            <w:r>
                              <w:rPr>
                                <w:rFonts w:ascii="Times New Roman" w:hAnsi="Times New Roman" w:cs="Times New Roman"/>
                                <w:sz w:val="20"/>
                                <w:szCs w:val="20"/>
                              </w:rPr>
                              <w:t>CHATBOT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E1A69" id="Oval 3" o:spid="_x0000_s1031" style="position:absolute;left:0;text-align:left;margin-left:274.8pt;margin-top:21.05pt;width:97.35pt;height:84.4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" fillcolor="white [3201]" strokecolor="black [3213]" strokeweight="1pt">
                <v:stroke joinstyle="miter"/>
                <v:textbox>
                  <w:txbxContent>
                    <w:p w14:paraId="51F7E959" w14:textId="0B27E874" w:rsidR="00E05B42" w:rsidRPr="00FB79EF" w:rsidRDefault="00743B5F" w:rsidP="00E05B42">
                      <w:pPr>
                        <w:jc w:val="center"/>
                        <w:rPr>
                          <w:rFonts w:ascii="Times New Roman" w:hAnsi="Times New Roman" w:cs="Times New Roman"/>
                          <w:sz w:val="20"/>
                          <w:szCs w:val="20"/>
                        </w:rPr>
                      </w:pPr>
                      <w:r>
                        <w:rPr>
                          <w:rFonts w:ascii="Times New Roman" w:hAnsi="Times New Roman" w:cs="Times New Roman"/>
                          <w:sz w:val="20"/>
                          <w:szCs w:val="20"/>
                        </w:rPr>
                        <w:t>CHATBOT</w:t>
                      </w:r>
                    </w:p>
                  </w:txbxContent>
                </v:textbox>
                <w10:wrap anchorx="page"/>
              </v:oval>
            </w:pict>
          </mc:Fallback>
        </mc:AlternateContent>
      </w:r>
      <w:r w:rsidR="007A54E7">
        <w:rPr>
          <w:rFonts w:ascii="Times New Roman" w:hAnsi="Times New Roman" w:cs="Times New Roman"/>
          <w:sz w:val="20"/>
          <w:szCs w:val="20"/>
        </w:rPr>
        <w:tab/>
        <w:t>QUERIES</w:t>
      </w:r>
      <w:r w:rsidR="007A54E7">
        <w:rPr>
          <w:rFonts w:ascii="Times New Roman" w:hAnsi="Times New Roman" w:cs="Times New Roman"/>
          <w:sz w:val="20"/>
          <w:szCs w:val="20"/>
        </w:rPr>
        <w:tab/>
        <w:t>DISPLAY</w:t>
      </w:r>
    </w:p>
    <w:p w14:paraId="2796A360" w14:textId="5AF26DFC" w:rsidR="00FB79EF" w:rsidRPr="009D13C6" w:rsidRDefault="007A54E7" w:rsidP="00142CAD">
      <w:pPr>
        <w:tabs>
          <w:tab w:val="left" w:pos="6880"/>
          <w:tab w:val="left" w:pos="8150"/>
        </w:tabs>
        <w:spacing w:line="360" w:lineRule="auto"/>
        <w:ind w:left="7797" w:right="849" w:hanging="7797"/>
        <w:jc w:val="both"/>
        <w:rPr>
          <w:rFonts w:ascii="Times New Roman" w:hAnsi="Times New Roman" w:cs="Times New Roman"/>
          <w:sz w:val="20"/>
          <w:szCs w:val="20"/>
        </w:rPr>
      </w:pPr>
      <w:r>
        <w:rPr>
          <w:rFonts w:ascii="Times New Roman" w:hAnsi="Times New Roman" w:cs="Times New Roman"/>
          <w:sz w:val="20"/>
          <w:szCs w:val="20"/>
        </w:rPr>
        <w:t xml:space="preserve">                                             </w:t>
      </w:r>
      <w:r w:rsidR="00FB79EF">
        <w:rPr>
          <w:rFonts w:ascii="Times New Roman" w:hAnsi="Times New Roman" w:cs="Times New Roman"/>
          <w:sz w:val="20"/>
          <w:szCs w:val="20"/>
        </w:rPr>
        <w:tab/>
      </w:r>
      <w:r w:rsidR="00FB79EF">
        <w:rPr>
          <w:rFonts w:ascii="Times New Roman" w:hAnsi="Times New Roman" w:cs="Times New Roman"/>
          <w:sz w:val="20"/>
          <w:szCs w:val="20"/>
        </w:rPr>
        <w:tab/>
      </w:r>
    </w:p>
    <w:p w14:paraId="44366D57" w14:textId="511028C3" w:rsidR="00115C4B" w:rsidRDefault="00E05B42" w:rsidP="00142CAD">
      <w:pPr>
        <w:tabs>
          <w:tab w:val="left" w:pos="7514"/>
        </w:tabs>
        <w:spacing w:line="360" w:lineRule="auto"/>
        <w:ind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64CC0518" wp14:editId="73F8AD68">
                <wp:simplePos x="0" y="0"/>
                <wp:positionH relativeFrom="column">
                  <wp:posOffset>4894637</wp:posOffset>
                </wp:positionH>
                <wp:positionV relativeFrom="paragraph">
                  <wp:posOffset>394739</wp:posOffset>
                </wp:positionV>
                <wp:extent cx="0" cy="577850"/>
                <wp:effectExtent l="0" t="0" r="38100" b="31750"/>
                <wp:wrapNone/>
                <wp:docPr id="71" name="Straight Connector 71"/>
                <wp:cNvGraphicFramePr/>
                <a:graphic xmlns:a="http://schemas.openxmlformats.org/drawingml/2006/main">
                  <a:graphicData uri="http://schemas.microsoft.com/office/word/2010/wordprocessingShape">
                    <wps:wsp>
                      <wps:cNvCnPr/>
                      <wps:spPr>
                        <a:xfrm>
                          <a:off x="0" y="0"/>
                          <a:ext cx="0" cy="577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66AD94A" id="Straight Connector 7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85.4pt,31.1pt" to="385.4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7B35B365" wp14:editId="72BD7743">
                <wp:simplePos x="0" y="0"/>
                <wp:positionH relativeFrom="column">
                  <wp:posOffset>1013402</wp:posOffset>
                </wp:positionH>
                <wp:positionV relativeFrom="paragraph">
                  <wp:posOffset>187383</wp:posOffset>
                </wp:positionV>
                <wp:extent cx="1184031" cy="861646"/>
                <wp:effectExtent l="0" t="0" r="16510" b="15240"/>
                <wp:wrapNone/>
                <wp:docPr id="70" name="Rectangle 70"/>
                <wp:cNvGraphicFramePr/>
                <a:graphic xmlns:a="http://schemas.openxmlformats.org/drawingml/2006/main">
                  <a:graphicData uri="http://schemas.microsoft.com/office/word/2010/wordprocessingShape">
                    <wps:wsp>
                      <wps:cNvSpPr/>
                      <wps:spPr>
                        <a:xfrm>
                          <a:off x="0" y="0"/>
                          <a:ext cx="1184031" cy="8616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B8EBF7" w14:textId="77777777" w:rsidR="00FB79EF" w:rsidRDefault="00FB79EF" w:rsidP="00FB79EF">
                            <w:pPr>
                              <w:rPr>
                                <w:rFonts w:ascii="Times New Roman" w:hAnsi="Times New Roman" w:cs="Times New Roman"/>
                                <w:sz w:val="20"/>
                                <w:szCs w:val="20"/>
                              </w:rPr>
                            </w:pPr>
                          </w:p>
                          <w:p w14:paraId="4DE44254" w14:textId="04008A60" w:rsidR="00FB79EF" w:rsidRPr="00FB79EF" w:rsidRDefault="00FB79EF" w:rsidP="00FB79EF">
                            <w:pPr>
                              <w:rPr>
                                <w:rFonts w:ascii="Times New Roman" w:hAnsi="Times New Roman" w:cs="Times New Roman"/>
                                <w:sz w:val="20"/>
                                <w:szCs w:val="20"/>
                              </w:rPr>
                            </w:pPr>
                            <w:r>
                              <w:rPr>
                                <w:rFonts w:ascii="Times New Roman" w:hAnsi="Times New Roman" w:cs="Times New Roman"/>
                                <w:sz w:val="20"/>
                                <w:szCs w:val="20"/>
                              </w:rPr>
                              <w:t xml:space="preserve">         </w:t>
                            </w:r>
                            <w:r w:rsidRPr="00FB79EF">
                              <w:rPr>
                                <w:rFonts w:ascii="Times New Roman" w:hAnsi="Times New Roman" w:cs="Times New Roman"/>
                                <w:sz w:val="20"/>
                                <w:szCs w:val="20"/>
                              </w:rPr>
                              <w:t>ADMIN</w:t>
                            </w:r>
                          </w:p>
                          <w:p w14:paraId="28CC091E" w14:textId="77777777" w:rsidR="00FB79EF" w:rsidRDefault="00FB79E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5B365" id="Rectangle 70" o:spid="_x0000_s1032" style="position:absolute;left:0;text-align:left;margin-left:79.8pt;margin-top:14.75pt;width:93.25pt;height:67.8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" fillcolor="white [3201]" strokecolor="black [3213]" strokeweight="1pt">
                <v:textbox>
                  <w:txbxContent>
                    <w:p w14:paraId="1AB8EBF7" w14:textId="77777777" w:rsidR="00FB79EF" w:rsidRDefault="00FB79EF" w:rsidP="00FB79EF">
                      <w:pPr>
                        <w:rPr>
                          <w:rFonts w:ascii="Times New Roman" w:hAnsi="Times New Roman" w:cs="Times New Roman"/>
                          <w:sz w:val="20"/>
                          <w:szCs w:val="20"/>
                        </w:rPr>
                      </w:pPr>
                    </w:p>
                    <w:p w14:paraId="4DE44254" w14:textId="04008A60" w:rsidR="00FB79EF" w:rsidRPr="00FB79EF" w:rsidRDefault="00FB79EF" w:rsidP="00FB79EF">
                      <w:pPr>
                        <w:rPr>
                          <w:rFonts w:ascii="Times New Roman" w:hAnsi="Times New Roman" w:cs="Times New Roman"/>
                          <w:sz w:val="20"/>
                          <w:szCs w:val="20"/>
                        </w:rPr>
                      </w:pPr>
                      <w:r>
                        <w:rPr>
                          <w:rFonts w:ascii="Times New Roman" w:hAnsi="Times New Roman" w:cs="Times New Roman"/>
                          <w:sz w:val="20"/>
                          <w:szCs w:val="20"/>
                        </w:rPr>
                        <w:t xml:space="preserve">         </w:t>
                      </w:r>
                      <w:r w:rsidRPr="00FB79EF">
                        <w:rPr>
                          <w:rFonts w:ascii="Times New Roman" w:hAnsi="Times New Roman" w:cs="Times New Roman"/>
                          <w:sz w:val="20"/>
                          <w:szCs w:val="20"/>
                        </w:rPr>
                        <w:t>ADMIN</w:t>
                      </w:r>
                    </w:p>
                    <w:p w14:paraId="28CC091E" w14:textId="77777777" w:rsidR="00FB79EF" w:rsidRDefault="00FB79EF"/>
                  </w:txbxContent>
                </v:textbox>
              </v:rect>
            </w:pict>
          </mc:Fallback>
        </mc:AlternateContent>
      </w:r>
    </w:p>
    <w:p w14:paraId="5A04A340" w14:textId="5F3AC7FF" w:rsidR="00115C4B" w:rsidRPr="00E05B42" w:rsidRDefault="00E05B42" w:rsidP="00142CAD">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62E81417" wp14:editId="551B677F">
                <wp:simplePos x="0" y="0"/>
                <wp:positionH relativeFrom="column">
                  <wp:posOffset>4907626</wp:posOffset>
                </wp:positionH>
                <wp:positionV relativeFrom="paragraph">
                  <wp:posOffset>5715</wp:posOffset>
                </wp:positionV>
                <wp:extent cx="1174750" cy="12700"/>
                <wp:effectExtent l="0" t="0" r="25400" b="25400"/>
                <wp:wrapNone/>
                <wp:docPr id="72" name="Straight Connector 72"/>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D13860" id="Straight Connector 7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6.45pt,.45pt" to="47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" strokecolor="black [3200]" strokeweight="1pt">
                <v:stroke joinstyle="miter"/>
              </v:line>
            </w:pict>
          </mc:Fallback>
        </mc:AlternateContent>
      </w:r>
      <w:r>
        <w:rPr>
          <w:rFonts w:ascii="Times New Roman" w:hAnsi="Times New Roman" w:cs="Times New Roman"/>
          <w:sz w:val="28"/>
          <w:szCs w:val="28"/>
        </w:rPr>
        <w:tab/>
      </w:r>
    </w:p>
    <w:p w14:paraId="6B76493D" w14:textId="38DD121D" w:rsidR="00E05B42" w:rsidRPr="00E05B42" w:rsidRDefault="00743B5F" w:rsidP="00142CAD">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06DBD950" wp14:editId="4A7AE99A">
                <wp:simplePos x="0" y="0"/>
                <wp:positionH relativeFrom="column">
                  <wp:posOffset>3673475</wp:posOffset>
                </wp:positionH>
                <wp:positionV relativeFrom="paragraph">
                  <wp:posOffset>260985</wp:posOffset>
                </wp:positionV>
                <wp:extent cx="1850390" cy="803910"/>
                <wp:effectExtent l="0" t="57150" r="359410" b="34290"/>
                <wp:wrapNone/>
                <wp:docPr id="30" name="Connector: Curved 30"/>
                <wp:cNvGraphicFramePr/>
                <a:graphic xmlns:a="http://schemas.openxmlformats.org/drawingml/2006/main">
                  <a:graphicData uri="http://schemas.microsoft.com/office/word/2010/wordprocessingShape">
                    <wps:wsp>
                      <wps:cNvCnPr/>
                      <wps:spPr>
                        <a:xfrm flipV="1">
                          <a:off x="0" y="0"/>
                          <a:ext cx="1850390" cy="803910"/>
                        </a:xfrm>
                        <a:prstGeom prst="curvedConnector3">
                          <a:avLst>
                            <a:gd name="adj1" fmla="val 1173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D47F9B" id="Connector: Curved 30" o:spid="_x0000_s1026" type="#_x0000_t38" style="position:absolute;margin-left:289.25pt;margin-top:20.55pt;width:145.7pt;height:63.3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" adj="25353" strokecolor="black [3200]" strokeweight="1.5pt">
                <v:stroke endarrow="block" joinstyle="miter"/>
              </v:shape>
            </w:pict>
          </mc:Fallback>
        </mc:AlternateContent>
      </w:r>
      <w:r w:rsidR="007A54E7">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17BDF0CB" wp14:editId="7A712486">
                <wp:simplePos x="0" y="0"/>
                <wp:positionH relativeFrom="column">
                  <wp:posOffset>3612169</wp:posOffset>
                </wp:positionH>
                <wp:positionV relativeFrom="paragraph">
                  <wp:posOffset>255443</wp:posOffset>
                </wp:positionV>
                <wp:extent cx="2040197" cy="1922838"/>
                <wp:effectExtent l="0" t="57150" r="570230" b="20320"/>
                <wp:wrapNone/>
                <wp:docPr id="31" name="Connector: Curved 31"/>
                <wp:cNvGraphicFramePr/>
                <a:graphic xmlns:a="http://schemas.openxmlformats.org/drawingml/2006/main">
                  <a:graphicData uri="http://schemas.microsoft.com/office/word/2010/wordprocessingShape">
                    <wps:wsp>
                      <wps:cNvCnPr/>
                      <wps:spPr>
                        <a:xfrm flipV="1">
                          <a:off x="0" y="0"/>
                          <a:ext cx="2040197" cy="1922838"/>
                        </a:xfrm>
                        <a:prstGeom prst="curvedConnector3">
                          <a:avLst>
                            <a:gd name="adj1" fmla="val 12643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5DBF1" id="Connector: Curved 31" o:spid="_x0000_s1026" type="#_x0000_t38" style="position:absolute;margin-left:284.4pt;margin-top:20.1pt;width:160.65pt;height:151.4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" adj="27311" strokecolor="black [3200]" strokeweight="1.5pt">
                <v:stroke endarrow="block" joinstyle="miter"/>
              </v:shape>
            </w:pict>
          </mc:Fallback>
        </mc:AlternateContent>
      </w:r>
      <w:r w:rsidR="00E05B42">
        <w:rPr>
          <w:rFonts w:ascii="Times New Roman" w:hAnsi="Times New Roman" w:cs="Times New Roman"/>
          <w:noProof/>
          <w:sz w:val="28"/>
          <w:szCs w:val="28"/>
        </w:rPr>
        <mc:AlternateContent>
          <mc:Choice Requires="wps">
            <w:drawing>
              <wp:anchor distT="0" distB="0" distL="114300" distR="114300" simplePos="0" relativeHeight="251691008" behindDoc="0" locked="0" layoutInCell="1" allowOverlap="1" wp14:anchorId="48070289" wp14:editId="01A918BD">
                <wp:simplePos x="0" y="0"/>
                <wp:positionH relativeFrom="margin">
                  <wp:posOffset>4907857</wp:posOffset>
                </wp:positionH>
                <wp:positionV relativeFrom="paragraph">
                  <wp:posOffset>242224</wp:posOffset>
                </wp:positionV>
                <wp:extent cx="1174750" cy="12700"/>
                <wp:effectExtent l="0" t="0" r="25400" b="25400"/>
                <wp:wrapNone/>
                <wp:docPr id="76" name="Straight Connector 76"/>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D0DE12A" id="Straight Connector 76" o:spid="_x0000_s1026" style="position:absolute;z-index:251691008;visibility:visible;mso-wrap-style:square;mso-wrap-distance-left:9pt;mso-wrap-distance-top:0;mso-wrap-distance-right:9pt;mso-wrap-distance-bottom:0;mso-position-horizontal:absolute;mso-position-horizontal-relative:margin;mso-position-vertical:absolute;mso-position-vertical-relative:text" from="386.45pt,19.05pt" to="478.9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" strokecolor="black [3200]" strokeweight="1pt">
                <v:stroke joinstyle="miter"/>
                <w10:wrap anchorx="margin"/>
              </v:line>
            </w:pict>
          </mc:Fallback>
        </mc:AlternateContent>
      </w:r>
      <w:r w:rsidR="00E05B42">
        <w:rPr>
          <w:rFonts w:ascii="Times New Roman" w:hAnsi="Times New Roman" w:cs="Times New Roman"/>
          <w:noProof/>
          <w:sz w:val="28"/>
          <w:szCs w:val="28"/>
        </w:rPr>
        <mc:AlternateContent>
          <mc:Choice Requires="wps">
            <w:drawing>
              <wp:anchor distT="0" distB="0" distL="114300" distR="114300" simplePos="0" relativeHeight="251695104" behindDoc="0" locked="0" layoutInCell="1" allowOverlap="1" wp14:anchorId="7617381D" wp14:editId="5C5096E1">
                <wp:simplePos x="0" y="0"/>
                <wp:positionH relativeFrom="page">
                  <wp:posOffset>3503988</wp:posOffset>
                </wp:positionH>
                <wp:positionV relativeFrom="paragraph">
                  <wp:posOffset>8371</wp:posOffset>
                </wp:positionV>
                <wp:extent cx="1236638" cy="1072662"/>
                <wp:effectExtent l="0" t="0" r="20955" b="13335"/>
                <wp:wrapNone/>
                <wp:docPr id="2" name="Oval 2"/>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BB3428" w14:textId="67F8EF7A" w:rsidR="00E05B42" w:rsidRDefault="00743B5F">
                            <w:r>
                              <w:rPr>
                                <w:rFonts w:ascii="Times New Roman" w:hAnsi="Times New Roman" w:cs="Times New Roman"/>
                                <w:sz w:val="20"/>
                                <w:szCs w:val="20"/>
                              </w:rPr>
                              <w:t xml:space="preserve">  FUND   RAISING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17381D" id="Oval 2" o:spid="_x0000_s1033" style="position:absolute;left:0;text-align:left;margin-left:275.9pt;margin-top:.65pt;width:97.35pt;height:84.4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" fillcolor="white [3201]" strokecolor="black [3213]" strokeweight="1pt">
                <v:stroke joinstyle="miter"/>
                <v:textbox>
                  <w:txbxContent>
                    <w:p w14:paraId="37BB3428" w14:textId="67F8EF7A" w:rsidR="00E05B42" w:rsidRDefault="00743B5F">
                      <w:r>
                        <w:rPr>
                          <w:rFonts w:ascii="Times New Roman" w:hAnsi="Times New Roman" w:cs="Times New Roman"/>
                          <w:sz w:val="20"/>
                          <w:szCs w:val="20"/>
                        </w:rPr>
                        <w:t xml:space="preserve">  FUND   RAISING</w:t>
                      </w:r>
                    </w:p>
                  </w:txbxContent>
                </v:textbox>
                <w10:wrap anchorx="page"/>
              </v:oval>
            </w:pict>
          </mc:Fallback>
        </mc:AlternateContent>
      </w:r>
      <w:r w:rsidR="00E05B42">
        <w:rPr>
          <w:rFonts w:ascii="Times New Roman" w:hAnsi="Times New Roman" w:cs="Times New Roman"/>
          <w:sz w:val="28"/>
          <w:szCs w:val="28"/>
        </w:rPr>
        <w:tab/>
        <w:t xml:space="preserve">  </w:t>
      </w:r>
      <w:r w:rsidR="00E05B42" w:rsidRPr="00E05B42">
        <w:rPr>
          <w:rFonts w:ascii="Times New Roman" w:hAnsi="Times New Roman" w:cs="Times New Roman"/>
          <w:sz w:val="20"/>
          <w:szCs w:val="20"/>
        </w:rPr>
        <w:t>STUDENTSCELL</w:t>
      </w:r>
    </w:p>
    <w:p w14:paraId="005F705B" w14:textId="5E53CD94" w:rsidR="00115C4B" w:rsidRDefault="00743B5F" w:rsidP="00142CAD">
      <w:pPr>
        <w:tabs>
          <w:tab w:val="left" w:pos="8116"/>
        </w:tabs>
        <w:spacing w:line="360" w:lineRule="auto"/>
        <w:ind w:right="849"/>
        <w:jc w:val="both"/>
        <w:rPr>
          <w:rFonts w:ascii="Times New Roman" w:hAnsi="Times New Roman" w:cs="Times New Roman"/>
          <w:sz w:val="28"/>
          <w:szCs w:val="28"/>
        </w:rPr>
      </w:pPr>
      <w:r>
        <w:rPr>
          <w:rFonts w:ascii="Times New Roman" w:hAnsi="Times New Roman" w:cs="Times New Roman"/>
          <w:noProof/>
          <w:sz w:val="20"/>
          <w:szCs w:val="20"/>
        </w:rPr>
        <mc:AlternateContent>
          <mc:Choice Requires="wps">
            <w:drawing>
              <wp:anchor distT="0" distB="0" distL="114300" distR="114300" simplePos="0" relativeHeight="251698176" behindDoc="0" locked="0" layoutInCell="1" allowOverlap="1" wp14:anchorId="45AFDAFA" wp14:editId="7E32DE03">
                <wp:simplePos x="0" y="0"/>
                <wp:positionH relativeFrom="column">
                  <wp:posOffset>1539876</wp:posOffset>
                </wp:positionH>
                <wp:positionV relativeFrom="paragraph">
                  <wp:posOffset>12700</wp:posOffset>
                </wp:positionV>
                <wp:extent cx="2004060" cy="1842135"/>
                <wp:effectExtent l="533400" t="0" r="34290" b="100965"/>
                <wp:wrapNone/>
                <wp:docPr id="21" name="Connector: Curved 21"/>
                <wp:cNvGraphicFramePr/>
                <a:graphic xmlns:a="http://schemas.openxmlformats.org/drawingml/2006/main">
                  <a:graphicData uri="http://schemas.microsoft.com/office/word/2010/wordprocessingShape">
                    <wps:wsp>
                      <wps:cNvCnPr/>
                      <wps:spPr>
                        <a:xfrm>
                          <a:off x="0" y="0"/>
                          <a:ext cx="2004060" cy="1842135"/>
                        </a:xfrm>
                        <a:prstGeom prst="curvedConnector3">
                          <a:avLst>
                            <a:gd name="adj1" fmla="val -2573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6012D" id="Connector: Curved 21" o:spid="_x0000_s1026" type="#_x0000_t38" style="position:absolute;margin-left:121.25pt;margin-top:1pt;width:157.8pt;height:145.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" adj="-5559" strokecolor="black [3200]" strokeweight="1.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9200" behindDoc="0" locked="0" layoutInCell="1" allowOverlap="1" wp14:anchorId="33A5491C" wp14:editId="6A01B81F">
                <wp:simplePos x="0" y="0"/>
                <wp:positionH relativeFrom="column">
                  <wp:posOffset>1536065</wp:posOffset>
                </wp:positionH>
                <wp:positionV relativeFrom="paragraph">
                  <wp:posOffset>5080</wp:posOffset>
                </wp:positionV>
                <wp:extent cx="2051050" cy="731520"/>
                <wp:effectExtent l="209550" t="0" r="82550" b="87630"/>
                <wp:wrapNone/>
                <wp:docPr id="24" name="Connector: Curved 24"/>
                <wp:cNvGraphicFramePr/>
                <a:graphic xmlns:a="http://schemas.openxmlformats.org/drawingml/2006/main">
                  <a:graphicData uri="http://schemas.microsoft.com/office/word/2010/wordprocessingShape">
                    <wps:wsp>
                      <wps:cNvCnPr/>
                      <wps:spPr>
                        <a:xfrm>
                          <a:off x="0" y="0"/>
                          <a:ext cx="2051050" cy="731520"/>
                        </a:xfrm>
                        <a:prstGeom prst="curvedConnector3">
                          <a:avLst>
                            <a:gd name="adj1" fmla="val -998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12B4B0" id="Connector: Curved 24" o:spid="_x0000_s1026" type="#_x0000_t38" style="position:absolute;margin-left:120.95pt;margin-top:.4pt;width:161.5pt;height:57.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" adj="-2157" strokecolor="black [3200]" strokeweight="1.5pt">
                <v:stroke endarrow="block" joinstyle="miter"/>
              </v:shape>
            </w:pict>
          </mc:Fallback>
        </mc:AlternateContent>
      </w:r>
    </w:p>
    <w:p w14:paraId="2D158772" w14:textId="6800B4E3" w:rsidR="00115C4B" w:rsidRPr="007A54E7" w:rsidRDefault="007A54E7" w:rsidP="00142CAD">
      <w:pPr>
        <w:tabs>
          <w:tab w:val="left" w:pos="3327"/>
          <w:tab w:val="left" w:pos="6993"/>
        </w:tabs>
        <w:spacing w:line="360" w:lineRule="auto"/>
        <w:ind w:right="849"/>
        <w:jc w:val="both"/>
        <w:rPr>
          <w:rFonts w:ascii="Times New Roman" w:hAnsi="Times New Roman" w:cs="Times New Roman"/>
          <w:sz w:val="20"/>
          <w:szCs w:val="20"/>
        </w:rPr>
      </w:pPr>
      <w:r>
        <w:rPr>
          <w:rFonts w:ascii="Times New Roman" w:hAnsi="Times New Roman" w:cs="Times New Roman"/>
          <w:sz w:val="28"/>
          <w:szCs w:val="28"/>
        </w:rPr>
        <w:tab/>
      </w:r>
      <w:r>
        <w:rPr>
          <w:rFonts w:ascii="Times New Roman" w:hAnsi="Times New Roman" w:cs="Times New Roman"/>
          <w:sz w:val="20"/>
          <w:szCs w:val="20"/>
        </w:rPr>
        <w:t>FUND DETALS</w:t>
      </w:r>
      <w:r>
        <w:rPr>
          <w:rFonts w:ascii="Times New Roman" w:hAnsi="Times New Roman" w:cs="Times New Roman"/>
          <w:sz w:val="20"/>
          <w:szCs w:val="20"/>
        </w:rPr>
        <w:tab/>
        <w:t>DISPLAY</w:t>
      </w:r>
    </w:p>
    <w:p w14:paraId="68852BAE" w14:textId="570FA463" w:rsidR="00115C4B" w:rsidRDefault="007A54E7" w:rsidP="00142CAD">
      <w:pPr>
        <w:spacing w:line="360" w:lineRule="auto"/>
        <w:ind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1B6ED737" wp14:editId="2A908202">
                <wp:simplePos x="0" y="0"/>
                <wp:positionH relativeFrom="page">
                  <wp:posOffset>3531696</wp:posOffset>
                </wp:positionH>
                <wp:positionV relativeFrom="paragraph">
                  <wp:posOffset>56920</wp:posOffset>
                </wp:positionV>
                <wp:extent cx="1236638" cy="1072662"/>
                <wp:effectExtent l="0" t="0" r="20955" b="13335"/>
                <wp:wrapNone/>
                <wp:docPr id="1" name="Oval 1"/>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2B1A0F" w14:textId="1E8249DD" w:rsidR="00E05B42" w:rsidRPr="00FB79EF" w:rsidRDefault="00743B5F" w:rsidP="00E05B42">
                            <w:pPr>
                              <w:jc w:val="center"/>
                              <w:rPr>
                                <w:rFonts w:ascii="Times New Roman" w:hAnsi="Times New Roman" w:cs="Times New Roman"/>
                                <w:sz w:val="20"/>
                                <w:szCs w:val="20"/>
                              </w:rPr>
                            </w:pPr>
                            <w:r>
                              <w:rPr>
                                <w:rFonts w:ascii="Times New Roman" w:hAnsi="Times New Roman" w:cs="Times New Roman"/>
                                <w:sz w:val="20"/>
                                <w:szCs w:val="20"/>
                              </w:rPr>
                              <w:t>NOTIFICATIONS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6ED737" id="Oval 1" o:spid="_x0000_s1034" style="position:absolute;left:0;text-align:left;margin-left:278.1pt;margin-top:4.5pt;width:97.35pt;height:84.4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" fillcolor="white [3201]" strokecolor="black [3213]" strokeweight="1pt">
                <v:stroke joinstyle="miter"/>
                <v:textbox>
                  <w:txbxContent>
                    <w:p w14:paraId="742B1A0F" w14:textId="1E8249DD" w:rsidR="00E05B42" w:rsidRPr="00FB79EF" w:rsidRDefault="00743B5F" w:rsidP="00E05B42">
                      <w:pPr>
                        <w:jc w:val="center"/>
                        <w:rPr>
                          <w:rFonts w:ascii="Times New Roman" w:hAnsi="Times New Roman" w:cs="Times New Roman"/>
                          <w:sz w:val="20"/>
                          <w:szCs w:val="20"/>
                        </w:rPr>
                      </w:pPr>
                      <w:r>
                        <w:rPr>
                          <w:rFonts w:ascii="Times New Roman" w:hAnsi="Times New Roman" w:cs="Times New Roman"/>
                          <w:sz w:val="20"/>
                          <w:szCs w:val="20"/>
                        </w:rPr>
                        <w:t>NOTIFICATIONS</w:t>
                      </w:r>
                    </w:p>
                  </w:txbxContent>
                </v:textbox>
                <w10:wrap anchorx="page"/>
              </v:oval>
            </w:pict>
          </mc:Fallback>
        </mc:AlternateContent>
      </w:r>
    </w:p>
    <w:p w14:paraId="37358ECF" w14:textId="60211337" w:rsidR="00115C4B" w:rsidRPr="007A54E7" w:rsidRDefault="007A54E7" w:rsidP="00142CAD">
      <w:pPr>
        <w:tabs>
          <w:tab w:val="left" w:pos="2956"/>
        </w:tabs>
        <w:spacing w:line="360" w:lineRule="auto"/>
        <w:ind w:right="849"/>
        <w:jc w:val="both"/>
        <w:rPr>
          <w:rFonts w:ascii="Times New Roman" w:hAnsi="Times New Roman" w:cs="Times New Roman"/>
          <w:sz w:val="20"/>
          <w:szCs w:val="20"/>
        </w:rPr>
      </w:pPr>
      <w:r>
        <w:rPr>
          <w:rFonts w:ascii="Times New Roman" w:hAnsi="Times New Roman" w:cs="Times New Roman"/>
          <w:sz w:val="28"/>
          <w:szCs w:val="28"/>
        </w:rPr>
        <w:tab/>
      </w:r>
    </w:p>
    <w:p w14:paraId="5EADD431" w14:textId="0AD5029C" w:rsidR="00115C4B" w:rsidRDefault="007A54E7" w:rsidP="00142CAD">
      <w:pPr>
        <w:tabs>
          <w:tab w:val="left" w:pos="2956"/>
          <w:tab w:val="left" w:pos="7625"/>
        </w:tabs>
        <w:spacing w:line="360" w:lineRule="auto"/>
        <w:ind w:right="849"/>
        <w:jc w:val="both"/>
        <w:rPr>
          <w:rFonts w:ascii="Times New Roman" w:hAnsi="Times New Roman" w:cs="Times New Roman"/>
          <w:sz w:val="28"/>
          <w:szCs w:val="28"/>
        </w:rPr>
      </w:pPr>
      <w:r>
        <w:rPr>
          <w:rFonts w:ascii="Times New Roman" w:hAnsi="Times New Roman" w:cs="Times New Roman"/>
          <w:sz w:val="28"/>
          <w:szCs w:val="28"/>
        </w:rPr>
        <w:tab/>
      </w:r>
      <w:r w:rsidRPr="007A54E7">
        <w:rPr>
          <w:rFonts w:ascii="Times New Roman" w:hAnsi="Times New Roman" w:cs="Times New Roman"/>
          <w:sz w:val="20"/>
          <w:szCs w:val="20"/>
        </w:rPr>
        <w:t>NOTIFICATIONS</w:t>
      </w:r>
      <w:r>
        <w:rPr>
          <w:rFonts w:ascii="Times New Roman" w:hAnsi="Times New Roman" w:cs="Times New Roman"/>
          <w:sz w:val="20"/>
          <w:szCs w:val="20"/>
        </w:rPr>
        <w:tab/>
        <w:t>DISPLAY</w:t>
      </w:r>
    </w:p>
    <w:p w14:paraId="2B2EF9D3" w14:textId="4432CB79" w:rsidR="007A54E7" w:rsidRDefault="007A54E7" w:rsidP="00142CAD">
      <w:pPr>
        <w:spacing w:line="360" w:lineRule="auto"/>
        <w:ind w:right="849"/>
        <w:jc w:val="both"/>
        <w:rPr>
          <w:rFonts w:ascii="Times New Roman" w:hAnsi="Times New Roman" w:cs="Times New Roman"/>
          <w:sz w:val="28"/>
          <w:szCs w:val="28"/>
        </w:rPr>
      </w:pPr>
    </w:p>
    <w:p w14:paraId="6BB4C728" w14:textId="11494072" w:rsidR="007A54E7" w:rsidRDefault="007A54E7" w:rsidP="00142CAD">
      <w:pPr>
        <w:spacing w:line="360" w:lineRule="auto"/>
        <w:ind w:right="849"/>
        <w:jc w:val="both"/>
        <w:rPr>
          <w:rFonts w:ascii="Times New Roman" w:hAnsi="Times New Roman" w:cs="Times New Roman"/>
          <w:sz w:val="28"/>
          <w:szCs w:val="28"/>
        </w:rPr>
      </w:pPr>
    </w:p>
    <w:p w14:paraId="423A1315" w14:textId="546A2F90" w:rsidR="007A54E7" w:rsidRPr="00235C56" w:rsidRDefault="007C328C" w:rsidP="001D1C42">
      <w:pPr>
        <w:tabs>
          <w:tab w:val="left" w:pos="1884"/>
          <w:tab w:val="left" w:pos="6912"/>
        </w:tabs>
        <w:spacing w:line="360" w:lineRule="auto"/>
        <w:ind w:left="1418" w:right="849"/>
        <w:jc w:val="both"/>
        <w:rPr>
          <w:rFonts w:ascii="Times New Roman" w:hAnsi="Times New Roman" w:cs="Times New Roman"/>
          <w:sz w:val="20"/>
          <w:szCs w:val="20"/>
        </w:rPr>
      </w:pPr>
      <w:r>
        <w:rPr>
          <w:noProof/>
        </w:rPr>
        <w:lastRenderedPageBreak/>
        <mc:AlternateContent>
          <mc:Choice Requires="wps">
            <w:drawing>
              <wp:anchor distT="0" distB="0" distL="114300" distR="114300" simplePos="0" relativeHeight="251736064" behindDoc="0" locked="0" layoutInCell="1" allowOverlap="1" wp14:anchorId="2C8569C2" wp14:editId="35A6549E">
                <wp:simplePos x="0" y="0"/>
                <wp:positionH relativeFrom="column">
                  <wp:posOffset>4430802</wp:posOffset>
                </wp:positionH>
                <wp:positionV relativeFrom="paragraph">
                  <wp:posOffset>-417596</wp:posOffset>
                </wp:positionV>
                <wp:extent cx="180916" cy="1838265"/>
                <wp:effectExtent l="0" t="238125" r="57785" b="57785"/>
                <wp:wrapNone/>
                <wp:docPr id="43" name="Connector: Curved 43"/>
                <wp:cNvGraphicFramePr/>
                <a:graphic xmlns:a="http://schemas.openxmlformats.org/drawingml/2006/main">
                  <a:graphicData uri="http://schemas.microsoft.com/office/word/2010/wordprocessingShape">
                    <wps:wsp>
                      <wps:cNvCnPr/>
                      <wps:spPr>
                        <a:xfrm rot="16200000" flipH="1">
                          <a:off x="0" y="0"/>
                          <a:ext cx="180916" cy="1838265"/>
                        </a:xfrm>
                        <a:prstGeom prst="curvedConnector3">
                          <a:avLst>
                            <a:gd name="adj1" fmla="val -12873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A4BC3B" id="Connector: Curved 43" o:spid="_x0000_s1026" type="#_x0000_t38" style="position:absolute;margin-left:348.9pt;margin-top:-32.9pt;width:14.25pt;height:144.75pt;rotation:90;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" adj="-27807"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30944" behindDoc="0" locked="0" layoutInCell="1" allowOverlap="1" wp14:anchorId="4D5ACD83" wp14:editId="046ABE33">
                <wp:simplePos x="0" y="0"/>
                <wp:positionH relativeFrom="column">
                  <wp:posOffset>1378471</wp:posOffset>
                </wp:positionH>
                <wp:positionV relativeFrom="paragraph">
                  <wp:posOffset>411076</wp:posOffset>
                </wp:positionV>
                <wp:extent cx="2182090" cy="1050174"/>
                <wp:effectExtent l="438150" t="76200" r="0" b="36195"/>
                <wp:wrapNone/>
                <wp:docPr id="37" name="Connector: Curved 37"/>
                <wp:cNvGraphicFramePr/>
                <a:graphic xmlns:a="http://schemas.openxmlformats.org/drawingml/2006/main">
                  <a:graphicData uri="http://schemas.microsoft.com/office/word/2010/wordprocessingShape">
                    <wps:wsp>
                      <wps:cNvCnPr/>
                      <wps:spPr>
                        <a:xfrm flipV="1">
                          <a:off x="0" y="0"/>
                          <a:ext cx="2182090" cy="1050174"/>
                        </a:xfrm>
                        <a:prstGeom prst="curvedConnector3">
                          <a:avLst>
                            <a:gd name="adj1" fmla="val -1983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C880C" id="Connector: Curved 37" o:spid="_x0000_s1026" type="#_x0000_t38" style="position:absolute;margin-left:108.55pt;margin-top:32.35pt;width:171.8pt;height:82.7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" adj="-4285" strokecolor="black [3200]" strokeweight="1.5pt">
                <v:stroke endarrow="block" joinstyle="miter"/>
              </v:shape>
            </w:pict>
          </mc:Fallback>
        </mc:AlternateContent>
      </w:r>
      <w:r w:rsidR="00743B5F">
        <w:rPr>
          <w:rFonts w:ascii="Times New Roman" w:hAnsi="Times New Roman" w:cs="Times New Roman"/>
          <w:sz w:val="28"/>
          <w:szCs w:val="28"/>
        </w:rPr>
        <w:tab/>
        <w:t>Level 2.1</w:t>
      </w:r>
      <w:r w:rsidR="001D1C42">
        <w:rPr>
          <w:rFonts w:ascii="Times New Roman" w:hAnsi="Times New Roman" w:cs="Times New Roman"/>
          <w:sz w:val="28"/>
          <w:szCs w:val="28"/>
        </w:rPr>
        <w:tab/>
      </w:r>
      <w:r w:rsidR="00235C56">
        <w:rPr>
          <w:rFonts w:ascii="Times New Roman" w:hAnsi="Times New Roman" w:cs="Times New Roman"/>
          <w:sz w:val="28"/>
          <w:szCs w:val="28"/>
        </w:rPr>
        <w:t xml:space="preserve">             </w:t>
      </w:r>
      <w:r w:rsidR="002F0DF9">
        <w:rPr>
          <w:rFonts w:ascii="Times New Roman" w:hAnsi="Times New Roman" w:cs="Times New Roman"/>
          <w:sz w:val="20"/>
          <w:szCs w:val="20"/>
        </w:rPr>
        <w:t>STORE</w:t>
      </w:r>
    </w:p>
    <w:p w14:paraId="597A1D05" w14:textId="5B2DA91F" w:rsidR="007A54E7" w:rsidRPr="00235C56" w:rsidRDefault="007C328C" w:rsidP="00235C56">
      <w:pPr>
        <w:tabs>
          <w:tab w:val="left" w:pos="2652"/>
        </w:tabs>
        <w:spacing w:line="360" w:lineRule="auto"/>
        <w:ind w:right="849"/>
        <w:jc w:val="both"/>
        <w:rPr>
          <w:rFonts w:ascii="Times New Roman" w:hAnsi="Times New Roman" w:cs="Times New Roman"/>
          <w:sz w:val="20"/>
          <w:szCs w:val="20"/>
        </w:rPr>
      </w:pPr>
      <w:r>
        <w:rPr>
          <w:noProof/>
        </w:rPr>
        <mc:AlternateContent>
          <mc:Choice Requires="wps">
            <w:drawing>
              <wp:anchor distT="0" distB="0" distL="114300" distR="114300" simplePos="0" relativeHeight="251738112" behindDoc="0" locked="0" layoutInCell="1" allowOverlap="1" wp14:anchorId="04A173ED" wp14:editId="6D12890C">
                <wp:simplePos x="0" y="0"/>
                <wp:positionH relativeFrom="column">
                  <wp:posOffset>4380031</wp:posOffset>
                </wp:positionH>
                <wp:positionV relativeFrom="paragraph">
                  <wp:posOffset>221241</wp:posOffset>
                </wp:positionV>
                <wp:extent cx="56572" cy="1764778"/>
                <wp:effectExtent l="3175" t="187325" r="0" b="41910"/>
                <wp:wrapNone/>
                <wp:docPr id="44" name="Connector: Curved 44"/>
                <wp:cNvGraphicFramePr/>
                <a:graphic xmlns:a="http://schemas.openxmlformats.org/drawingml/2006/main">
                  <a:graphicData uri="http://schemas.microsoft.com/office/word/2010/wordprocessingShape">
                    <wps:wsp>
                      <wps:cNvCnPr/>
                      <wps:spPr>
                        <a:xfrm rot="16200000">
                          <a:off x="0" y="0"/>
                          <a:ext cx="56572" cy="1764778"/>
                        </a:xfrm>
                        <a:prstGeom prst="curvedConnector3">
                          <a:avLst>
                            <a:gd name="adj1" fmla="val 42223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3D6C2" id="Connector: Curved 44" o:spid="_x0000_s1026" type="#_x0000_t38" style="position:absolute;margin-left:344.9pt;margin-top:17.4pt;width:4.45pt;height:138.95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" adj="91202" strokecolor="black [3200]" strokeweight="1.5pt">
                <v:stroke endarrow="block" joinstyle="miter"/>
              </v:shape>
            </w:pict>
          </mc:Fallback>
        </mc:AlternateContent>
      </w:r>
      <w:r w:rsidR="00235C56">
        <w:rPr>
          <w:noProof/>
        </w:rPr>
        <mc:AlternateContent>
          <mc:Choice Requires="wps">
            <w:drawing>
              <wp:anchor distT="0" distB="0" distL="114300" distR="114300" simplePos="0" relativeHeight="251734016" behindDoc="0" locked="0" layoutInCell="1" allowOverlap="1" wp14:anchorId="4EC9453E" wp14:editId="797F05A6">
                <wp:simplePos x="0" y="0"/>
                <wp:positionH relativeFrom="column">
                  <wp:posOffset>2368233</wp:posOffset>
                </wp:positionH>
                <wp:positionV relativeFrom="paragraph">
                  <wp:posOffset>94644</wp:posOffset>
                </wp:positionV>
                <wp:extent cx="86592" cy="2034831"/>
                <wp:effectExtent l="0" t="269240" r="63500" b="63500"/>
                <wp:wrapNone/>
                <wp:docPr id="40" name="Connector: Curved 40"/>
                <wp:cNvGraphicFramePr/>
                <a:graphic xmlns:a="http://schemas.openxmlformats.org/drawingml/2006/main">
                  <a:graphicData uri="http://schemas.microsoft.com/office/word/2010/wordprocessingShape">
                    <wps:wsp>
                      <wps:cNvCnPr/>
                      <wps:spPr>
                        <a:xfrm rot="16200000" flipH="1">
                          <a:off x="0" y="0"/>
                          <a:ext cx="86592" cy="2034831"/>
                        </a:xfrm>
                        <a:prstGeom prst="curvedConnector3">
                          <a:avLst>
                            <a:gd name="adj1" fmla="val -28861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A86B2C" id="Connector: Curved 40" o:spid="_x0000_s1026" type="#_x0000_t38" style="position:absolute;margin-left:186.5pt;margin-top:7.45pt;width:6.8pt;height:160.2pt;rotation:90;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" adj="-62341" strokecolor="black [3200]" strokeweight="1.5pt">
                <v:stroke endarrow="block" joinstyle="miter"/>
              </v:shape>
            </w:pict>
          </mc:Fallback>
        </mc:AlternateContent>
      </w:r>
      <w:r w:rsidR="00AB37C8">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541C2731" wp14:editId="1F27FEC3">
                <wp:simplePos x="0" y="0"/>
                <wp:positionH relativeFrom="column">
                  <wp:posOffset>4610735</wp:posOffset>
                </wp:positionH>
                <wp:positionV relativeFrom="paragraph">
                  <wp:posOffset>198120</wp:posOffset>
                </wp:positionV>
                <wp:extent cx="1173480" cy="7620"/>
                <wp:effectExtent l="0" t="0" r="26670" b="30480"/>
                <wp:wrapNone/>
                <wp:docPr id="34" name="Straight Connector 34"/>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4F28C6" id="Straight Connector 34" o:spid="_x0000_s1026" style="position:absolute;flip:y;z-index:251725824;visibility:visible;mso-wrap-style:square;mso-wrap-distance-left:9pt;mso-wrap-distance-top:0;mso-wrap-distance-right:9pt;mso-wrap-distance-bottom:0;mso-position-horizontal:absolute;mso-position-horizontal-relative:text;mso-position-vertical:absolute;mso-position-vertical-relative:text" from="363.05pt,15.6pt" to="455.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" strokecolor="black [3200]" strokeweight="1pt">
                <v:stroke joinstyle="miter"/>
              </v:line>
            </w:pict>
          </mc:Fallback>
        </mc:AlternateContent>
      </w:r>
      <w:r w:rsidR="00AB37C8">
        <w:rPr>
          <w:rFonts w:ascii="Times New Roman" w:hAnsi="Times New Roman" w:cs="Times New Roman"/>
          <w:noProof/>
          <w:sz w:val="28"/>
          <w:szCs w:val="28"/>
        </w:rPr>
        <mc:AlternateContent>
          <mc:Choice Requires="wps">
            <w:drawing>
              <wp:anchor distT="0" distB="0" distL="114300" distR="114300" simplePos="0" relativeHeight="251729920" behindDoc="0" locked="0" layoutInCell="1" allowOverlap="1" wp14:anchorId="4DB9CD46" wp14:editId="72D30162">
                <wp:simplePos x="0" y="0"/>
                <wp:positionH relativeFrom="column">
                  <wp:posOffset>4625340</wp:posOffset>
                </wp:positionH>
                <wp:positionV relativeFrom="paragraph">
                  <wp:posOffset>217170</wp:posOffset>
                </wp:positionV>
                <wp:extent cx="22860" cy="586740"/>
                <wp:effectExtent l="0" t="0" r="34290" b="22860"/>
                <wp:wrapNone/>
                <wp:docPr id="36" name="Straight Connector 36"/>
                <wp:cNvGraphicFramePr/>
                <a:graphic xmlns:a="http://schemas.openxmlformats.org/drawingml/2006/main">
                  <a:graphicData uri="http://schemas.microsoft.com/office/word/2010/wordprocessingShape">
                    <wps:wsp>
                      <wps:cNvCnPr/>
                      <wps:spPr>
                        <a:xfrm>
                          <a:off x="0" y="0"/>
                          <a:ext cx="22860" cy="5867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30A309" id="Straight Connector 36"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364.2pt,17.1pt" to="366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" strokecolor="black [3200]" strokeweight="1pt">
                <v:stroke joinstyle="miter"/>
              </v:line>
            </w:pict>
          </mc:Fallback>
        </mc:AlternateContent>
      </w:r>
      <w:r w:rsidR="00743B5F">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37A498D9" wp14:editId="3D4E1DD1">
                <wp:simplePos x="0" y="0"/>
                <wp:positionH relativeFrom="column">
                  <wp:posOffset>2865755</wp:posOffset>
                </wp:positionH>
                <wp:positionV relativeFrom="paragraph">
                  <wp:posOffset>7620</wp:posOffset>
                </wp:positionV>
                <wp:extent cx="1234440" cy="975360"/>
                <wp:effectExtent l="0" t="0" r="22860" b="15240"/>
                <wp:wrapNone/>
                <wp:docPr id="9" name="Oval 9"/>
                <wp:cNvGraphicFramePr/>
                <a:graphic xmlns:a="http://schemas.openxmlformats.org/drawingml/2006/main">
                  <a:graphicData uri="http://schemas.microsoft.com/office/word/2010/wordprocessingShape">
                    <wps:wsp>
                      <wps:cNvSpPr/>
                      <wps:spPr>
                        <a:xfrm>
                          <a:off x="0" y="0"/>
                          <a:ext cx="1234440" cy="975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7DEF32" w14:textId="00C321E5" w:rsidR="00743B5F" w:rsidRPr="00743B5F" w:rsidRDefault="00743B5F" w:rsidP="00743B5F">
                            <w:pPr>
                              <w:jc w:val="center"/>
                              <w:rPr>
                                <w:rFonts w:ascii="Times New Roman" w:hAnsi="Times New Roman" w:cs="Times New Roman"/>
                                <w:sz w:val="20"/>
                                <w:szCs w:val="20"/>
                              </w:rPr>
                            </w:pPr>
                            <w:r w:rsidRPr="00743B5F">
                              <w:rPr>
                                <w:rFonts w:ascii="Times New Roman" w:hAnsi="Times New Roman" w:cs="Times New Roman"/>
                                <w:sz w:val="20"/>
                                <w:szCs w:val="20"/>
                              </w:rPr>
                              <w:t>ACTION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A498D9" id="Oval 9" o:spid="_x0000_s1035" style="position:absolute;left:0;text-align:left;margin-left:225.65pt;margin-top:.6pt;width:97.2pt;height:76.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" fillcolor="white [3201]" strokecolor="black [3213]" strokeweight="1pt">
                <v:stroke joinstyle="miter"/>
                <v:textbox>
                  <w:txbxContent>
                    <w:p w14:paraId="1F7DEF32" w14:textId="00C321E5" w:rsidR="00743B5F" w:rsidRPr="00743B5F" w:rsidRDefault="00743B5F" w:rsidP="00743B5F">
                      <w:pPr>
                        <w:jc w:val="center"/>
                        <w:rPr>
                          <w:rFonts w:ascii="Times New Roman" w:hAnsi="Times New Roman" w:cs="Times New Roman"/>
                          <w:sz w:val="20"/>
                          <w:szCs w:val="20"/>
                        </w:rPr>
                      </w:pPr>
                      <w:r w:rsidRPr="00743B5F">
                        <w:rPr>
                          <w:rFonts w:ascii="Times New Roman" w:hAnsi="Times New Roman" w:cs="Times New Roman"/>
                          <w:sz w:val="20"/>
                          <w:szCs w:val="20"/>
                        </w:rPr>
                        <w:t>ACTION IMPLEMENTATION</w:t>
                      </w:r>
                    </w:p>
                  </w:txbxContent>
                </v:textbox>
              </v:oval>
            </w:pict>
          </mc:Fallback>
        </mc:AlternateContent>
      </w:r>
      <w:r w:rsidR="00235C56">
        <w:rPr>
          <w:rFonts w:ascii="Times New Roman" w:hAnsi="Times New Roman" w:cs="Times New Roman"/>
          <w:sz w:val="28"/>
          <w:szCs w:val="28"/>
        </w:rPr>
        <w:tab/>
      </w:r>
      <w:r w:rsidR="00235C56" w:rsidRPr="00235C56">
        <w:rPr>
          <w:rFonts w:ascii="Times New Roman" w:hAnsi="Times New Roman" w:cs="Times New Roman"/>
          <w:sz w:val="20"/>
          <w:szCs w:val="20"/>
        </w:rPr>
        <w:t>VERIFY</w:t>
      </w:r>
    </w:p>
    <w:p w14:paraId="7F3BB705" w14:textId="641A2C98" w:rsidR="007A54E7" w:rsidRPr="00AB37C8" w:rsidRDefault="00AB37C8" w:rsidP="00AB37C8">
      <w:pPr>
        <w:tabs>
          <w:tab w:val="left" w:pos="7476"/>
        </w:tabs>
        <w:spacing w:line="360" w:lineRule="auto"/>
        <w:ind w:left="1418" w:right="849"/>
        <w:jc w:val="both"/>
        <w:rPr>
          <w:rFonts w:ascii="Times New Roman" w:hAnsi="Times New Roman" w:cs="Times New Roman"/>
          <w:sz w:val="20"/>
          <w:szCs w:val="20"/>
        </w:rPr>
      </w:pPr>
      <w:r>
        <w:rPr>
          <w:rFonts w:ascii="Times New Roman" w:hAnsi="Times New Roman" w:cs="Times New Roman"/>
          <w:sz w:val="28"/>
          <w:szCs w:val="28"/>
        </w:rPr>
        <w:tab/>
      </w:r>
      <w:r w:rsidRPr="00AB37C8">
        <w:rPr>
          <w:rFonts w:ascii="Times New Roman" w:hAnsi="Times New Roman" w:cs="Times New Roman"/>
          <w:sz w:val="20"/>
          <w:szCs w:val="20"/>
        </w:rPr>
        <w:t>REQUIREMENTS</w:t>
      </w:r>
    </w:p>
    <w:p w14:paraId="7C313BAA" w14:textId="3ED4C713" w:rsidR="007A54E7" w:rsidRPr="00235C56" w:rsidRDefault="00235C56" w:rsidP="00235C56">
      <w:pPr>
        <w:tabs>
          <w:tab w:val="left" w:pos="2844"/>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23776" behindDoc="0" locked="0" layoutInCell="1" allowOverlap="1" wp14:anchorId="0D66302B" wp14:editId="36D901BD">
                <wp:simplePos x="0" y="0"/>
                <wp:positionH relativeFrom="column">
                  <wp:posOffset>4633595</wp:posOffset>
                </wp:positionH>
                <wp:positionV relativeFrom="paragraph">
                  <wp:posOffset>147320</wp:posOffset>
                </wp:positionV>
                <wp:extent cx="1173480" cy="7620"/>
                <wp:effectExtent l="0" t="0" r="26670" b="30480"/>
                <wp:wrapNone/>
                <wp:docPr id="33" name="Straight Connector 33"/>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FF265D" id="Straight Connector 33"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364.85pt,11.6pt" to="457.2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" strokecolor="black [3200]" strokeweight="1pt">
                <v:stroke joinstyle="miter"/>
              </v:line>
            </w:pict>
          </mc:Fallback>
        </mc:AlternateContent>
      </w:r>
      <w:r>
        <w:rPr>
          <w:rFonts w:ascii="Times New Roman" w:hAnsi="Times New Roman" w:cs="Times New Roman"/>
          <w:sz w:val="28"/>
          <w:szCs w:val="28"/>
        </w:rPr>
        <w:tab/>
      </w:r>
      <w:r w:rsidRPr="00235C56">
        <w:rPr>
          <w:rFonts w:ascii="Times New Roman" w:hAnsi="Times New Roman" w:cs="Times New Roman"/>
          <w:sz w:val="20"/>
          <w:szCs w:val="20"/>
        </w:rPr>
        <w:t>VERIFY</w:t>
      </w:r>
    </w:p>
    <w:p w14:paraId="0D35A441" w14:textId="1C7ED71D" w:rsidR="007A54E7" w:rsidRPr="00235C56" w:rsidRDefault="00235C56" w:rsidP="00235C56">
      <w:pPr>
        <w:tabs>
          <w:tab w:val="left" w:pos="6780"/>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5363AF82" wp14:editId="1F795DD3">
                <wp:simplePos x="0" y="0"/>
                <wp:positionH relativeFrom="column">
                  <wp:posOffset>2903855</wp:posOffset>
                </wp:positionH>
                <wp:positionV relativeFrom="paragraph">
                  <wp:posOffset>180975</wp:posOffset>
                </wp:positionV>
                <wp:extent cx="1234440" cy="975360"/>
                <wp:effectExtent l="0" t="0" r="22860" b="15240"/>
                <wp:wrapNone/>
                <wp:docPr id="11" name="Oval 11"/>
                <wp:cNvGraphicFramePr/>
                <a:graphic xmlns:a="http://schemas.openxmlformats.org/drawingml/2006/main">
                  <a:graphicData uri="http://schemas.microsoft.com/office/word/2010/wordprocessingShape">
                    <wps:wsp>
                      <wps:cNvSpPr/>
                      <wps:spPr>
                        <a:xfrm>
                          <a:off x="0" y="0"/>
                          <a:ext cx="1234440" cy="975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9D9ADF" w14:textId="0E2EC21B" w:rsidR="00743B5F" w:rsidRPr="00743B5F" w:rsidRDefault="00743B5F" w:rsidP="00743B5F">
                            <w:pPr>
                              <w:jc w:val="center"/>
                              <w:rPr>
                                <w:rFonts w:ascii="Times New Roman" w:hAnsi="Times New Roman" w:cs="Times New Roman"/>
                                <w:sz w:val="20"/>
                                <w:szCs w:val="20"/>
                              </w:rPr>
                            </w:pPr>
                            <w:r w:rsidRPr="00743B5F">
                              <w:rPr>
                                <w:rFonts w:ascii="Times New Roman" w:hAnsi="Times New Roman" w:cs="Times New Roman"/>
                                <w:sz w:val="20"/>
                                <w:szCs w:val="20"/>
                              </w:rPr>
                              <w:t>FUND RAIS</w:t>
                            </w:r>
                            <w:r>
                              <w:rPr>
                                <w:rFonts w:ascii="Times New Roman" w:hAnsi="Times New Roman" w:cs="Times New Roman"/>
                                <w:sz w:val="20"/>
                                <w:szCs w:val="20"/>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63AF82" id="Oval 11" o:spid="_x0000_s1036" style="position:absolute;left:0;text-align:left;margin-left:228.65pt;margin-top:14.25pt;width:97.2pt;height:76.8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" fillcolor="white [3201]" strokecolor="black [3213]" strokeweight="1pt">
                <v:stroke joinstyle="miter"/>
                <v:textbox>
                  <w:txbxContent>
                    <w:p w14:paraId="639D9ADF" w14:textId="0E2EC21B" w:rsidR="00743B5F" w:rsidRPr="00743B5F" w:rsidRDefault="00743B5F" w:rsidP="00743B5F">
                      <w:pPr>
                        <w:jc w:val="center"/>
                        <w:rPr>
                          <w:rFonts w:ascii="Times New Roman" w:hAnsi="Times New Roman" w:cs="Times New Roman"/>
                          <w:sz w:val="20"/>
                          <w:szCs w:val="20"/>
                        </w:rPr>
                      </w:pPr>
                      <w:r w:rsidRPr="00743B5F">
                        <w:rPr>
                          <w:rFonts w:ascii="Times New Roman" w:hAnsi="Times New Roman" w:cs="Times New Roman"/>
                          <w:sz w:val="20"/>
                          <w:szCs w:val="20"/>
                        </w:rPr>
                        <w:t>FUND RAIS</w:t>
                      </w:r>
                      <w:r>
                        <w:rPr>
                          <w:rFonts w:ascii="Times New Roman" w:hAnsi="Times New Roman" w:cs="Times New Roman"/>
                          <w:sz w:val="20"/>
                          <w:szCs w:val="20"/>
                        </w:rPr>
                        <w:t>E</w:t>
                      </w:r>
                    </w:p>
                  </w:txbxContent>
                </v:textbox>
              </v:oval>
            </w:pict>
          </mc:Fallback>
        </mc:AlternateContent>
      </w:r>
      <w:r w:rsidR="00743B5F">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364C06DF" wp14:editId="14C39DC7">
                <wp:simplePos x="0" y="0"/>
                <wp:positionH relativeFrom="column">
                  <wp:posOffset>4709795</wp:posOffset>
                </wp:positionH>
                <wp:positionV relativeFrom="paragraph">
                  <wp:posOffset>116840</wp:posOffset>
                </wp:positionV>
                <wp:extent cx="1173480" cy="7620"/>
                <wp:effectExtent l="0" t="0" r="26670" b="30480"/>
                <wp:wrapNone/>
                <wp:docPr id="12" name="Straight Connector 12"/>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C89AFF" id="Straight Connector 12" o:spid="_x0000_s1026" style="position:absolute;flip:y;z-index:251714560;visibility:visible;mso-wrap-style:square;mso-wrap-distance-left:9pt;mso-wrap-distance-top:0;mso-wrap-distance-right:9pt;mso-wrap-distance-bottom:0;mso-position-horizontal:absolute;mso-position-horizontal-relative:text;mso-position-vertical:absolute;mso-position-vertical-relative:text" from="370.85pt,9.2pt" to="463.2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" strokecolor="black [3200]" strokeweight="1pt">
                <v:stroke joinstyle="miter"/>
              </v:line>
            </w:pict>
          </mc:Fallback>
        </mc:AlternateContent>
      </w:r>
      <w:r w:rsidR="00743B5F">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5B5FB982" wp14:editId="2DD5C3C4">
                <wp:simplePos x="0" y="0"/>
                <wp:positionH relativeFrom="column">
                  <wp:posOffset>4709795</wp:posOffset>
                </wp:positionH>
                <wp:positionV relativeFrom="paragraph">
                  <wp:posOffset>132080</wp:posOffset>
                </wp:positionV>
                <wp:extent cx="22860" cy="586740"/>
                <wp:effectExtent l="0" t="0" r="34290" b="22860"/>
                <wp:wrapNone/>
                <wp:docPr id="23" name="Straight Connector 23"/>
                <wp:cNvGraphicFramePr/>
                <a:graphic xmlns:a="http://schemas.openxmlformats.org/drawingml/2006/main">
                  <a:graphicData uri="http://schemas.microsoft.com/office/word/2010/wordprocessingShape">
                    <wps:wsp>
                      <wps:cNvCnPr/>
                      <wps:spPr>
                        <a:xfrm>
                          <a:off x="0" y="0"/>
                          <a:ext cx="22860" cy="5867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7B9F8D" id="Straight Connector 2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70.85pt,10.4pt" to="372.6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" strokecolor="black [3200]" strokeweight="1pt">
                <v:stroke joinstyle="miter"/>
              </v:line>
            </w:pict>
          </mc:Fallback>
        </mc:AlternateContent>
      </w:r>
      <w:r w:rsidR="00743B5F">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19421D8E" wp14:editId="745A5B38">
                <wp:simplePos x="0" y="0"/>
                <wp:positionH relativeFrom="column">
                  <wp:posOffset>1082675</wp:posOffset>
                </wp:positionH>
                <wp:positionV relativeFrom="paragraph">
                  <wp:posOffset>116840</wp:posOffset>
                </wp:positionV>
                <wp:extent cx="1249680" cy="739140"/>
                <wp:effectExtent l="0" t="0" r="26670" b="22860"/>
                <wp:wrapNone/>
                <wp:docPr id="4" name="Rectangle 4"/>
                <wp:cNvGraphicFramePr/>
                <a:graphic xmlns:a="http://schemas.openxmlformats.org/drawingml/2006/main">
                  <a:graphicData uri="http://schemas.microsoft.com/office/word/2010/wordprocessingShape">
                    <wps:wsp>
                      <wps:cNvSpPr/>
                      <wps:spPr>
                        <a:xfrm>
                          <a:off x="0" y="0"/>
                          <a:ext cx="1249680" cy="7391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A91BAE" w14:textId="07D0BE92" w:rsidR="00743B5F" w:rsidRPr="00743B5F" w:rsidRDefault="00743B5F" w:rsidP="00743B5F">
                            <w:pPr>
                              <w:jc w:val="center"/>
                              <w:rPr>
                                <w:rFonts w:ascii="Times New Roman" w:hAnsi="Times New Roman" w:cs="Times New Roman"/>
                              </w:rPr>
                            </w:pPr>
                            <w:r w:rsidRPr="00743B5F">
                              <w:rPr>
                                <w:rFonts w:ascii="Times New Roman" w:hAnsi="Times New Roman" w:cs="Times New Roman"/>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421D8E" id="Rectangle 4" o:spid="_x0000_s1037" style="position:absolute;left:0;text-align:left;margin-left:85.25pt;margin-top:9.2pt;width:98.4pt;height:58.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" fillcolor="white [3201]" strokecolor="black [3213]" strokeweight="1pt">
                <v:textbox>
                  <w:txbxContent>
                    <w:p w14:paraId="1BA91BAE" w14:textId="07D0BE92" w:rsidR="00743B5F" w:rsidRPr="00743B5F" w:rsidRDefault="00743B5F" w:rsidP="00743B5F">
                      <w:pPr>
                        <w:jc w:val="center"/>
                        <w:rPr>
                          <w:rFonts w:ascii="Times New Roman" w:hAnsi="Times New Roman" w:cs="Times New Roman"/>
                        </w:rPr>
                      </w:pPr>
                      <w:r w:rsidRPr="00743B5F">
                        <w:rPr>
                          <w:rFonts w:ascii="Times New Roman" w:hAnsi="Times New Roman" w:cs="Times New Roman"/>
                        </w:rPr>
                        <w:t>ADMIN</w:t>
                      </w:r>
                    </w:p>
                  </w:txbxContent>
                </v:textbox>
              </v:rect>
            </w:pict>
          </mc:Fallback>
        </mc:AlternateContent>
      </w:r>
      <w:r>
        <w:rPr>
          <w:rFonts w:ascii="Times New Roman" w:hAnsi="Times New Roman" w:cs="Times New Roman"/>
          <w:sz w:val="28"/>
          <w:szCs w:val="28"/>
        </w:rPr>
        <w:tab/>
      </w:r>
      <w:r w:rsidR="002F0DF9">
        <w:rPr>
          <w:rFonts w:ascii="Times New Roman" w:hAnsi="Times New Roman" w:cs="Times New Roman"/>
          <w:sz w:val="20"/>
          <w:szCs w:val="20"/>
        </w:rPr>
        <w:t>STORE</w:t>
      </w:r>
    </w:p>
    <w:p w14:paraId="1D5727B6" w14:textId="39299B5F" w:rsidR="007A54E7" w:rsidRPr="00AB37C8" w:rsidRDefault="00AB37C8" w:rsidP="00AB37C8">
      <w:pPr>
        <w:tabs>
          <w:tab w:val="left" w:pos="7668"/>
        </w:tabs>
        <w:spacing w:line="360" w:lineRule="auto"/>
        <w:ind w:right="849"/>
        <w:jc w:val="both"/>
        <w:rPr>
          <w:rFonts w:ascii="Times New Roman" w:hAnsi="Times New Roman" w:cs="Times New Roman"/>
          <w:sz w:val="20"/>
          <w:szCs w:val="20"/>
        </w:rPr>
      </w:pPr>
      <w:r>
        <w:rPr>
          <w:rFonts w:ascii="Times New Roman" w:hAnsi="Times New Roman" w:cs="Times New Roman"/>
          <w:sz w:val="28"/>
          <w:szCs w:val="28"/>
        </w:rPr>
        <w:tab/>
      </w:r>
      <w:r w:rsidRPr="00AB37C8">
        <w:rPr>
          <w:rFonts w:ascii="Times New Roman" w:hAnsi="Times New Roman" w:cs="Times New Roman"/>
          <w:sz w:val="20"/>
          <w:szCs w:val="20"/>
        </w:rPr>
        <w:t>FUNDD</w:t>
      </w:r>
    </w:p>
    <w:p w14:paraId="616791EF" w14:textId="58E3CA16" w:rsidR="007A54E7" w:rsidRDefault="007C328C" w:rsidP="00142CAD">
      <w:pPr>
        <w:spacing w:line="360" w:lineRule="auto"/>
        <w:ind w:right="84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31968" behindDoc="0" locked="0" layoutInCell="1" allowOverlap="1" wp14:anchorId="0E031114" wp14:editId="442E85AC">
                <wp:simplePos x="0" y="0"/>
                <wp:positionH relativeFrom="column">
                  <wp:posOffset>1361151</wp:posOffset>
                </wp:positionH>
                <wp:positionV relativeFrom="paragraph">
                  <wp:posOffset>228831</wp:posOffset>
                </wp:positionV>
                <wp:extent cx="2087130" cy="1378875"/>
                <wp:effectExtent l="590550" t="0" r="8890" b="88265"/>
                <wp:wrapNone/>
                <wp:docPr id="38" name="Connector: Curved 38"/>
                <wp:cNvGraphicFramePr/>
                <a:graphic xmlns:a="http://schemas.openxmlformats.org/drawingml/2006/main">
                  <a:graphicData uri="http://schemas.microsoft.com/office/word/2010/wordprocessingShape">
                    <wps:wsp>
                      <wps:cNvCnPr/>
                      <wps:spPr>
                        <a:xfrm>
                          <a:off x="0" y="0"/>
                          <a:ext cx="2087130" cy="1378875"/>
                        </a:xfrm>
                        <a:prstGeom prst="curvedConnector3">
                          <a:avLst>
                            <a:gd name="adj1" fmla="val -2749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78984A" id="Connector: Curved 38" o:spid="_x0000_s1026" type="#_x0000_t38" style="position:absolute;margin-left:107.2pt;margin-top:18pt;width:164.35pt;height:108.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" adj="-5938" strokecolor="black [3200]" strokeweight="1.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14:anchorId="7C4DA366" wp14:editId="110EBF38">
                <wp:simplePos x="0" y="0"/>
                <wp:positionH relativeFrom="column">
                  <wp:posOffset>4206820</wp:posOffset>
                </wp:positionH>
                <wp:positionV relativeFrom="paragraph">
                  <wp:posOffset>293198</wp:posOffset>
                </wp:positionV>
                <wp:extent cx="619413" cy="2008906"/>
                <wp:effectExtent l="0" t="46990" r="76835" b="229235"/>
                <wp:wrapNone/>
                <wp:docPr id="45" name="Connector: Curved 45"/>
                <wp:cNvGraphicFramePr/>
                <a:graphic xmlns:a="http://schemas.openxmlformats.org/drawingml/2006/main">
                  <a:graphicData uri="http://schemas.microsoft.com/office/word/2010/wordprocessingShape">
                    <wps:wsp>
                      <wps:cNvCnPr/>
                      <wps:spPr>
                        <a:xfrm rot="16200000">
                          <a:off x="0" y="0"/>
                          <a:ext cx="619413" cy="2008906"/>
                        </a:xfrm>
                        <a:prstGeom prst="curvedConnector3">
                          <a:avLst>
                            <a:gd name="adj1" fmla="val -3248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989FCE" id="Connector: Curved 45" o:spid="_x0000_s1026" type="#_x0000_t38" style="position:absolute;margin-left:331.25pt;margin-top:23.1pt;width:48.75pt;height:158.2pt;rotation:-9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" adj="-7018" strokecolor="black [3200]" strokeweight="1.5pt">
                <v:stroke endarrow="block" joinstyle="miter"/>
              </v:shape>
            </w:pict>
          </mc:Fallback>
        </mc:AlternateContent>
      </w:r>
      <w:r w:rsidR="00606ABE">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7F54C826" wp14:editId="732EE3D0">
                <wp:simplePos x="0" y="0"/>
                <wp:positionH relativeFrom="column">
                  <wp:posOffset>4709795</wp:posOffset>
                </wp:positionH>
                <wp:positionV relativeFrom="paragraph">
                  <wp:posOffset>74295</wp:posOffset>
                </wp:positionV>
                <wp:extent cx="1173480" cy="7620"/>
                <wp:effectExtent l="0" t="0" r="26670" b="30480"/>
                <wp:wrapNone/>
                <wp:docPr id="22" name="Straight Connector 22"/>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91A132" id="Straight Connector 22"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370.85pt,5.85pt" to="463.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" strokecolor="black [3200]" strokeweight="1pt">
                <v:stroke joinstyle="miter"/>
              </v:line>
            </w:pict>
          </mc:Fallback>
        </mc:AlternateContent>
      </w:r>
    </w:p>
    <w:p w14:paraId="55737AA9" w14:textId="2420B99E" w:rsidR="007A54E7" w:rsidRPr="00235C56" w:rsidRDefault="00235C56" w:rsidP="00235C56">
      <w:pPr>
        <w:tabs>
          <w:tab w:val="left" w:pos="6780"/>
          <w:tab w:val="left" w:pos="7632"/>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1C616F6B" wp14:editId="7C8BC486">
                <wp:simplePos x="0" y="0"/>
                <wp:positionH relativeFrom="column">
                  <wp:posOffset>2941955</wp:posOffset>
                </wp:positionH>
                <wp:positionV relativeFrom="paragraph">
                  <wp:posOffset>194945</wp:posOffset>
                </wp:positionV>
                <wp:extent cx="1234440" cy="975360"/>
                <wp:effectExtent l="0" t="0" r="22860" b="15240"/>
                <wp:wrapNone/>
                <wp:docPr id="10" name="Oval 10"/>
                <wp:cNvGraphicFramePr/>
                <a:graphic xmlns:a="http://schemas.openxmlformats.org/drawingml/2006/main">
                  <a:graphicData uri="http://schemas.microsoft.com/office/word/2010/wordprocessingShape">
                    <wps:wsp>
                      <wps:cNvSpPr/>
                      <wps:spPr>
                        <a:xfrm>
                          <a:off x="0" y="0"/>
                          <a:ext cx="1234440" cy="975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ECCF5C" w14:textId="31368F05" w:rsidR="00743B5F" w:rsidRPr="00AB37C8" w:rsidRDefault="00743B5F" w:rsidP="00743B5F">
                            <w:pPr>
                              <w:jc w:val="center"/>
                              <w:rPr>
                                <w:rFonts w:ascii="Times New Roman" w:hAnsi="Times New Roman" w:cs="Times New Roman"/>
                                <w:sz w:val="20"/>
                                <w:szCs w:val="20"/>
                              </w:rPr>
                            </w:pPr>
                            <w:r w:rsidRPr="00AB37C8">
                              <w:rPr>
                                <w:rFonts w:ascii="Times New Roman" w:hAnsi="Times New Roman" w:cs="Times New Roman"/>
                                <w:sz w:val="20"/>
                                <w:szCs w:val="20"/>
                              </w:rPr>
                              <w:t>IDEA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C616F6B" id="Oval 10" o:spid="_x0000_s1038" style="position:absolute;left:0;text-align:left;margin-left:231.65pt;margin-top:15.35pt;width:97.2pt;height:76.8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" fillcolor="white [3201]" strokecolor="black [3213]" strokeweight="1pt">
                <v:stroke joinstyle="miter"/>
                <v:textbox>
                  <w:txbxContent>
                    <w:p w14:paraId="55ECCF5C" w14:textId="31368F05" w:rsidR="00743B5F" w:rsidRPr="00AB37C8" w:rsidRDefault="00743B5F" w:rsidP="00743B5F">
                      <w:pPr>
                        <w:jc w:val="center"/>
                        <w:rPr>
                          <w:rFonts w:ascii="Times New Roman" w:hAnsi="Times New Roman" w:cs="Times New Roman"/>
                          <w:sz w:val="20"/>
                          <w:szCs w:val="20"/>
                        </w:rPr>
                      </w:pPr>
                      <w:r w:rsidRPr="00AB37C8">
                        <w:rPr>
                          <w:rFonts w:ascii="Times New Roman" w:hAnsi="Times New Roman" w:cs="Times New Roman"/>
                          <w:sz w:val="20"/>
                          <w:szCs w:val="20"/>
                        </w:rPr>
                        <w:t>IDEA IMPLEMENTATION</w:t>
                      </w:r>
                    </w:p>
                  </w:txbxContent>
                </v:textbox>
              </v:oval>
            </w:pict>
          </mc:Fallback>
        </mc:AlternateContent>
      </w:r>
      <w:r w:rsidR="00AB37C8">
        <w:rPr>
          <w:rFonts w:ascii="Times New Roman" w:hAnsi="Times New Roman" w:cs="Times New Roman"/>
          <w:noProof/>
          <w:sz w:val="28"/>
          <w:szCs w:val="28"/>
        </w:rPr>
        <mc:AlternateContent>
          <mc:Choice Requires="wps">
            <w:drawing>
              <wp:anchor distT="0" distB="0" distL="114300" distR="114300" simplePos="0" relativeHeight="251727872" behindDoc="0" locked="0" layoutInCell="1" allowOverlap="1" wp14:anchorId="6308E381" wp14:editId="5037BB29">
                <wp:simplePos x="0" y="0"/>
                <wp:positionH relativeFrom="column">
                  <wp:posOffset>4747895</wp:posOffset>
                </wp:positionH>
                <wp:positionV relativeFrom="paragraph">
                  <wp:posOffset>8255</wp:posOffset>
                </wp:positionV>
                <wp:extent cx="22860" cy="586740"/>
                <wp:effectExtent l="0" t="0" r="34290" b="22860"/>
                <wp:wrapNone/>
                <wp:docPr id="35" name="Straight Connector 35"/>
                <wp:cNvGraphicFramePr/>
                <a:graphic xmlns:a="http://schemas.openxmlformats.org/drawingml/2006/main">
                  <a:graphicData uri="http://schemas.microsoft.com/office/word/2010/wordprocessingShape">
                    <wps:wsp>
                      <wps:cNvCnPr/>
                      <wps:spPr>
                        <a:xfrm>
                          <a:off x="0" y="0"/>
                          <a:ext cx="22860" cy="5867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C47196C" id="Straight Connector 35"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373.85pt,.65pt" to="375.65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" strokecolor="black [3200]" strokeweight="1pt">
                <v:stroke joinstyle="miter"/>
              </v:line>
            </w:pict>
          </mc:Fallback>
        </mc:AlternateContent>
      </w:r>
      <w:r w:rsidR="00AB37C8">
        <w:rPr>
          <w:rFonts w:ascii="Times New Roman" w:hAnsi="Times New Roman" w:cs="Times New Roman"/>
          <w:noProof/>
          <w:sz w:val="28"/>
          <w:szCs w:val="28"/>
        </w:rPr>
        <mc:AlternateContent>
          <mc:Choice Requires="wps">
            <w:drawing>
              <wp:anchor distT="0" distB="0" distL="114300" distR="114300" simplePos="0" relativeHeight="251721728" behindDoc="0" locked="0" layoutInCell="1" allowOverlap="1" wp14:anchorId="5F80593A" wp14:editId="16CB497D">
                <wp:simplePos x="0" y="0"/>
                <wp:positionH relativeFrom="column">
                  <wp:posOffset>4755515</wp:posOffset>
                </wp:positionH>
                <wp:positionV relativeFrom="paragraph">
                  <wp:posOffset>8255</wp:posOffset>
                </wp:positionV>
                <wp:extent cx="1173480" cy="7620"/>
                <wp:effectExtent l="0" t="0" r="26670" b="30480"/>
                <wp:wrapNone/>
                <wp:docPr id="32" name="Straight Connector 32"/>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112B2C3" id="Straight Connector 32" o:spid="_x0000_s1026" style="position:absolute;flip:y;z-index:251721728;visibility:visible;mso-wrap-style:square;mso-wrap-distance-left:9pt;mso-wrap-distance-top:0;mso-wrap-distance-right:9pt;mso-wrap-distance-bottom:0;mso-position-horizontal:absolute;mso-position-horizontal-relative:text;mso-position-vertical:absolute;mso-position-vertical-relative:text" from="374.45pt,.65pt" to="466.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" strokecolor="black [3200]" strokeweight="1pt">
                <v:stroke joinstyle="miter"/>
              </v:line>
            </w:pict>
          </mc:Fallback>
        </mc:AlternateContent>
      </w:r>
      <w:r w:rsidR="00AB37C8">
        <w:rPr>
          <w:rFonts w:ascii="Times New Roman" w:hAnsi="Times New Roman" w:cs="Times New Roman"/>
          <w:sz w:val="28"/>
          <w:szCs w:val="28"/>
        </w:rPr>
        <w:tab/>
      </w:r>
      <w:r w:rsidRPr="00235C56">
        <w:rPr>
          <w:rFonts w:ascii="Times New Roman" w:hAnsi="Times New Roman" w:cs="Times New Roman"/>
          <w:sz w:val="20"/>
          <w:szCs w:val="20"/>
        </w:rPr>
        <w:tab/>
      </w:r>
    </w:p>
    <w:p w14:paraId="02984460" w14:textId="2AAA2E51" w:rsidR="007A54E7" w:rsidRPr="00AB37C8" w:rsidRDefault="00AB37C8" w:rsidP="00235C56">
      <w:pPr>
        <w:tabs>
          <w:tab w:val="left" w:pos="3108"/>
          <w:tab w:val="left" w:pos="7632"/>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16028C18" wp14:editId="454A8076">
                <wp:simplePos x="0" y="0"/>
                <wp:positionH relativeFrom="column">
                  <wp:posOffset>4763135</wp:posOffset>
                </wp:positionH>
                <wp:positionV relativeFrom="paragraph">
                  <wp:posOffset>255270</wp:posOffset>
                </wp:positionV>
                <wp:extent cx="1173480" cy="7620"/>
                <wp:effectExtent l="0" t="0" r="26670" b="30480"/>
                <wp:wrapNone/>
                <wp:docPr id="28" name="Straight Connector 28"/>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E6771C7" id="Straight Connector 28" o:spid="_x0000_s1026" style="position:absolute;flip:y;z-index:251719680;visibility:visible;mso-wrap-style:square;mso-wrap-distance-left:9pt;mso-wrap-distance-top:0;mso-wrap-distance-right:9pt;mso-wrap-distance-bottom:0;mso-position-horizontal:absolute;mso-position-horizontal-relative:text;mso-position-vertical:absolute;mso-position-vertical-relative:text" from="375.05pt,20.1pt" to="467.4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" strokecolor="black [3200]" strokeweight="1pt">
                <v:stroke joinstyle="miter"/>
              </v:line>
            </w:pict>
          </mc:Fallback>
        </mc:AlternateContent>
      </w:r>
      <w:r>
        <w:rPr>
          <w:rFonts w:ascii="Times New Roman" w:hAnsi="Times New Roman" w:cs="Times New Roman"/>
          <w:sz w:val="28"/>
          <w:szCs w:val="28"/>
        </w:rPr>
        <w:tab/>
      </w:r>
      <w:r w:rsidR="00235C56">
        <w:rPr>
          <w:rFonts w:ascii="Times New Roman" w:hAnsi="Times New Roman" w:cs="Times New Roman"/>
          <w:sz w:val="28"/>
          <w:szCs w:val="28"/>
        </w:rPr>
        <w:tab/>
      </w:r>
      <w:r w:rsidRPr="00AB37C8">
        <w:rPr>
          <w:rFonts w:ascii="Times New Roman" w:hAnsi="Times New Roman" w:cs="Times New Roman"/>
          <w:sz w:val="20"/>
          <w:szCs w:val="20"/>
        </w:rPr>
        <w:t>IDEA</w:t>
      </w:r>
    </w:p>
    <w:p w14:paraId="2A91BDE1" w14:textId="1B468B7B" w:rsidR="007A54E7" w:rsidRDefault="007C328C" w:rsidP="007C328C">
      <w:pPr>
        <w:tabs>
          <w:tab w:val="left" w:pos="3108"/>
        </w:tabs>
        <w:spacing w:line="360" w:lineRule="auto"/>
        <w:ind w:right="849"/>
        <w:jc w:val="both"/>
        <w:rPr>
          <w:rFonts w:ascii="Times New Roman" w:hAnsi="Times New Roman" w:cs="Times New Roman"/>
          <w:sz w:val="28"/>
          <w:szCs w:val="28"/>
        </w:rPr>
      </w:pPr>
      <w:r>
        <w:rPr>
          <w:rFonts w:ascii="Times New Roman" w:hAnsi="Times New Roman" w:cs="Times New Roman"/>
          <w:sz w:val="28"/>
          <w:szCs w:val="28"/>
        </w:rPr>
        <w:tab/>
      </w:r>
      <w:r w:rsidRPr="00235C56">
        <w:rPr>
          <w:rFonts w:ascii="Times New Roman" w:hAnsi="Times New Roman" w:cs="Times New Roman"/>
          <w:sz w:val="20"/>
          <w:szCs w:val="20"/>
        </w:rPr>
        <w:t>VERIFY</w:t>
      </w:r>
    </w:p>
    <w:p w14:paraId="6817C4A6" w14:textId="417BC7B3" w:rsidR="007A54E7" w:rsidRPr="00606ABE" w:rsidRDefault="00606ABE" w:rsidP="00606ABE">
      <w:pPr>
        <w:tabs>
          <w:tab w:val="left" w:pos="7008"/>
        </w:tabs>
        <w:spacing w:line="360" w:lineRule="auto"/>
        <w:ind w:right="849"/>
        <w:jc w:val="both"/>
        <w:rPr>
          <w:rFonts w:ascii="Times New Roman" w:hAnsi="Times New Roman" w:cs="Times New Roman"/>
          <w:sz w:val="20"/>
          <w:szCs w:val="20"/>
        </w:rPr>
      </w:pPr>
      <w:r>
        <w:rPr>
          <w:rFonts w:ascii="Times New Roman" w:hAnsi="Times New Roman" w:cs="Times New Roman"/>
          <w:sz w:val="28"/>
          <w:szCs w:val="28"/>
        </w:rPr>
        <w:tab/>
      </w:r>
      <w:r w:rsidR="002F0DF9">
        <w:rPr>
          <w:rFonts w:ascii="Times New Roman" w:hAnsi="Times New Roman" w:cs="Times New Roman"/>
          <w:sz w:val="20"/>
          <w:szCs w:val="20"/>
        </w:rPr>
        <w:t>STORE</w:t>
      </w:r>
    </w:p>
    <w:p w14:paraId="16C7F033" w14:textId="2B4DFB37" w:rsidR="007A54E7" w:rsidRDefault="001A15FA" w:rsidP="00142CAD">
      <w:pPr>
        <w:spacing w:line="360" w:lineRule="auto"/>
        <w:ind w:right="849"/>
        <w:jc w:val="both"/>
        <w:rPr>
          <w:rFonts w:ascii="Times New Roman" w:hAnsi="Times New Roman" w:cs="Times New Roman"/>
          <w:sz w:val="28"/>
          <w:szCs w:val="28"/>
        </w:rPr>
      </w:pPr>
      <w:r>
        <w:rPr>
          <w:noProof/>
        </w:rPr>
        <mc:AlternateContent>
          <mc:Choice Requires="wps">
            <w:drawing>
              <wp:anchor distT="0" distB="0" distL="114300" distR="114300" simplePos="0" relativeHeight="251761664" behindDoc="0" locked="0" layoutInCell="1" allowOverlap="1" wp14:anchorId="1F4871F7" wp14:editId="7BAE55FF">
                <wp:simplePos x="0" y="0"/>
                <wp:positionH relativeFrom="column">
                  <wp:posOffset>4403727</wp:posOffset>
                </wp:positionH>
                <wp:positionV relativeFrom="paragraph">
                  <wp:posOffset>381634</wp:posOffset>
                </wp:positionV>
                <wp:extent cx="192000" cy="1737710"/>
                <wp:effectExtent l="0" t="258445" r="45085" b="64135"/>
                <wp:wrapNone/>
                <wp:docPr id="83" name="Connector: Curved 83"/>
                <wp:cNvGraphicFramePr/>
                <a:graphic xmlns:a="http://schemas.openxmlformats.org/drawingml/2006/main">
                  <a:graphicData uri="http://schemas.microsoft.com/office/word/2010/wordprocessingShape">
                    <wps:wsp>
                      <wps:cNvCnPr/>
                      <wps:spPr>
                        <a:xfrm rot="16200000" flipH="1">
                          <a:off x="0" y="0"/>
                          <a:ext cx="192000" cy="1737710"/>
                        </a:xfrm>
                        <a:prstGeom prst="curvedConnector3">
                          <a:avLst>
                            <a:gd name="adj1" fmla="val -13748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55F8DB" id="Connector: Curved 83" o:spid="_x0000_s1026" type="#_x0000_t38" style="position:absolute;margin-left:346.75pt;margin-top:30.05pt;width:15.1pt;height:136.85pt;rotation:90;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" adj="-29697" strokecolor="black [3200]" strokeweight="1.5pt">
                <v:stroke endarrow="block" joinstyle="miter"/>
              </v:shape>
            </w:pict>
          </mc:Fallback>
        </mc:AlternateContent>
      </w:r>
    </w:p>
    <w:p w14:paraId="05956113" w14:textId="3E39E620" w:rsidR="007A54E7" w:rsidRDefault="006A404B" w:rsidP="006A404B">
      <w:pPr>
        <w:tabs>
          <w:tab w:val="left" w:pos="1932"/>
        </w:tabs>
        <w:spacing w:line="360" w:lineRule="auto"/>
        <w:ind w:right="849"/>
        <w:jc w:val="both"/>
        <w:rPr>
          <w:rFonts w:ascii="Times New Roman" w:hAnsi="Times New Roman" w:cs="Times New Roman"/>
          <w:sz w:val="28"/>
          <w:szCs w:val="28"/>
        </w:rPr>
      </w:pPr>
      <w:r>
        <w:rPr>
          <w:rFonts w:ascii="Times New Roman" w:hAnsi="Times New Roman" w:cs="Times New Roman"/>
          <w:sz w:val="28"/>
          <w:szCs w:val="28"/>
        </w:rPr>
        <w:tab/>
      </w:r>
    </w:p>
    <w:p w14:paraId="1F75F36E" w14:textId="19A1AB90" w:rsidR="001A15FA" w:rsidRPr="00235C56" w:rsidRDefault="007C328C" w:rsidP="001A15FA">
      <w:pPr>
        <w:tabs>
          <w:tab w:val="left" w:pos="1884"/>
          <w:tab w:val="left" w:pos="6912"/>
        </w:tabs>
        <w:spacing w:line="360" w:lineRule="auto"/>
        <w:ind w:left="1418"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55520" behindDoc="0" locked="0" layoutInCell="1" allowOverlap="1" wp14:anchorId="07FC2824" wp14:editId="64DCAFD5">
                <wp:simplePos x="0" y="0"/>
                <wp:positionH relativeFrom="column">
                  <wp:posOffset>1385397</wp:posOffset>
                </wp:positionH>
                <wp:positionV relativeFrom="paragraph">
                  <wp:posOffset>318943</wp:posOffset>
                </wp:positionV>
                <wp:extent cx="2168236" cy="1077884"/>
                <wp:effectExtent l="438150" t="76200" r="0" b="27305"/>
                <wp:wrapNone/>
                <wp:docPr id="48" name="Connector: Curved 48"/>
                <wp:cNvGraphicFramePr/>
                <a:graphic xmlns:a="http://schemas.openxmlformats.org/drawingml/2006/main">
                  <a:graphicData uri="http://schemas.microsoft.com/office/word/2010/wordprocessingShape">
                    <wps:wsp>
                      <wps:cNvCnPr/>
                      <wps:spPr>
                        <a:xfrm flipV="1">
                          <a:off x="0" y="0"/>
                          <a:ext cx="2168236" cy="1077884"/>
                        </a:xfrm>
                        <a:prstGeom prst="curvedConnector3">
                          <a:avLst>
                            <a:gd name="adj1" fmla="val -1983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85FCB8" id="Connector: Curved 48" o:spid="_x0000_s1026" type="#_x0000_t38" style="position:absolute;margin-left:109.1pt;margin-top:25.1pt;width:170.75pt;height:84.85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" adj="-4285" strokecolor="black [3200]" strokeweight="1.5pt">
                <v:stroke endarrow="block" joinstyle="miter"/>
              </v:shape>
            </w:pict>
          </mc:Fallback>
        </mc:AlternateContent>
      </w:r>
      <w:r w:rsidR="001D1C42">
        <w:rPr>
          <w:rFonts w:ascii="Times New Roman" w:hAnsi="Times New Roman" w:cs="Times New Roman"/>
          <w:sz w:val="28"/>
          <w:szCs w:val="28"/>
        </w:rPr>
        <w:tab/>
      </w:r>
      <w:r w:rsidR="001A15FA">
        <w:rPr>
          <w:rFonts w:ascii="Times New Roman" w:hAnsi="Times New Roman" w:cs="Times New Roman"/>
          <w:sz w:val="28"/>
          <w:szCs w:val="28"/>
        </w:rPr>
        <w:tab/>
        <w:t xml:space="preserve">             </w:t>
      </w:r>
      <w:r w:rsidR="001A15FA">
        <w:rPr>
          <w:rFonts w:ascii="Times New Roman" w:hAnsi="Times New Roman" w:cs="Times New Roman"/>
          <w:sz w:val="20"/>
          <w:szCs w:val="20"/>
        </w:rPr>
        <w:t>VIEW</w:t>
      </w:r>
    </w:p>
    <w:p w14:paraId="0B08990F" w14:textId="3B9D085F" w:rsidR="001A15FA" w:rsidRPr="00235C56" w:rsidRDefault="007C328C" w:rsidP="001A15FA">
      <w:pPr>
        <w:tabs>
          <w:tab w:val="left" w:pos="2652"/>
        </w:tabs>
        <w:spacing w:line="360" w:lineRule="auto"/>
        <w:ind w:right="849"/>
        <w:jc w:val="both"/>
        <w:rPr>
          <w:rFonts w:ascii="Times New Roman" w:hAnsi="Times New Roman" w:cs="Times New Roman"/>
          <w:sz w:val="20"/>
          <w:szCs w:val="20"/>
        </w:rPr>
      </w:pPr>
      <w:r>
        <w:rPr>
          <w:noProof/>
        </w:rPr>
        <mc:AlternateContent>
          <mc:Choice Requires="wps">
            <w:drawing>
              <wp:anchor distT="0" distB="0" distL="114300" distR="114300" simplePos="0" relativeHeight="251758592" behindDoc="0" locked="0" layoutInCell="1" allowOverlap="1" wp14:anchorId="43918D74" wp14:editId="2EC1B05C">
                <wp:simplePos x="0" y="0"/>
                <wp:positionH relativeFrom="column">
                  <wp:posOffset>4403525</wp:posOffset>
                </wp:positionH>
                <wp:positionV relativeFrom="paragraph">
                  <wp:posOffset>236307</wp:posOffset>
                </wp:positionV>
                <wp:extent cx="45719" cy="1728642"/>
                <wp:effectExtent l="0" t="193992" r="0" b="46673"/>
                <wp:wrapNone/>
                <wp:docPr id="55" name="Connector: Curved 55"/>
                <wp:cNvGraphicFramePr/>
                <a:graphic xmlns:a="http://schemas.openxmlformats.org/drawingml/2006/main">
                  <a:graphicData uri="http://schemas.microsoft.com/office/word/2010/wordprocessingShape">
                    <wps:wsp>
                      <wps:cNvCnPr/>
                      <wps:spPr>
                        <a:xfrm rot="16200000">
                          <a:off x="0" y="0"/>
                          <a:ext cx="45719" cy="1728642"/>
                        </a:xfrm>
                        <a:prstGeom prst="curvedConnector3">
                          <a:avLst>
                            <a:gd name="adj1" fmla="val 50208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AD47F3" id="Connector: Curved 55" o:spid="_x0000_s1026" type="#_x0000_t38" style="position:absolute;margin-left:346.75pt;margin-top:18.6pt;width:3.6pt;height:136.1pt;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" adj="108451" strokecolor="black [3200]" strokeweight="1.5pt">
                <v:stroke endarrow="block" joinstyle="miter"/>
              </v:shape>
            </w:pict>
          </mc:Fallback>
        </mc:AlternateContent>
      </w:r>
      <w:r>
        <w:rPr>
          <w:noProof/>
        </w:rPr>
        <mc:AlternateContent>
          <mc:Choice Requires="wps">
            <w:drawing>
              <wp:anchor distT="0" distB="0" distL="114300" distR="114300" simplePos="0" relativeHeight="251757568" behindDoc="0" locked="0" layoutInCell="1" allowOverlap="1" wp14:anchorId="6951DC07" wp14:editId="38E5C8E4">
                <wp:simplePos x="0" y="0"/>
                <wp:positionH relativeFrom="column">
                  <wp:posOffset>2386879</wp:posOffset>
                </wp:positionH>
                <wp:positionV relativeFrom="paragraph">
                  <wp:posOffset>78423</wp:posOffset>
                </wp:positionV>
                <wp:extent cx="70082" cy="2055613"/>
                <wp:effectExtent l="0" t="268923" r="61278" b="61277"/>
                <wp:wrapNone/>
                <wp:docPr id="49" name="Connector: Curved 49"/>
                <wp:cNvGraphicFramePr/>
                <a:graphic xmlns:a="http://schemas.openxmlformats.org/drawingml/2006/main">
                  <a:graphicData uri="http://schemas.microsoft.com/office/word/2010/wordprocessingShape">
                    <wps:wsp>
                      <wps:cNvCnPr/>
                      <wps:spPr>
                        <a:xfrm rot="16200000" flipH="1">
                          <a:off x="0" y="0"/>
                          <a:ext cx="70082" cy="2055613"/>
                        </a:xfrm>
                        <a:prstGeom prst="curvedConnector3">
                          <a:avLst>
                            <a:gd name="adj1" fmla="val -3779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8681F" id="Connector: Curved 49" o:spid="_x0000_s1026" type="#_x0000_t38" style="position:absolute;margin-left:187.95pt;margin-top:6.2pt;width:5.5pt;height:161.85pt;rotation:90;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" adj="-81643" strokecolor="black [3200]" strokeweight="1.5pt">
                <v:stroke endarrow="block" joinstyle="miter"/>
              </v:shape>
            </w:pict>
          </mc:Fallback>
        </mc:AlternateContent>
      </w:r>
      <w:r w:rsidR="001A15FA">
        <w:rPr>
          <w:rFonts w:ascii="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202BD3AE" wp14:editId="0C8CE6E7">
                <wp:simplePos x="0" y="0"/>
                <wp:positionH relativeFrom="column">
                  <wp:posOffset>2867833</wp:posOffset>
                </wp:positionH>
                <wp:positionV relativeFrom="paragraph">
                  <wp:posOffset>7620</wp:posOffset>
                </wp:positionV>
                <wp:extent cx="1295400" cy="975360"/>
                <wp:effectExtent l="0" t="0" r="19050" b="15240"/>
                <wp:wrapNone/>
                <wp:docPr id="52" name="Oval 52"/>
                <wp:cNvGraphicFramePr/>
                <a:graphic xmlns:a="http://schemas.openxmlformats.org/drawingml/2006/main">
                  <a:graphicData uri="http://schemas.microsoft.com/office/word/2010/wordprocessingShape">
                    <wps:wsp>
                      <wps:cNvSpPr/>
                      <wps:spPr>
                        <a:xfrm>
                          <a:off x="0" y="0"/>
                          <a:ext cx="1295400" cy="975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68DF5F" w14:textId="52D448E6" w:rsidR="001A15FA" w:rsidRPr="00743B5F" w:rsidRDefault="001A15FA" w:rsidP="001A15FA">
                            <w:pPr>
                              <w:jc w:val="center"/>
                              <w:rPr>
                                <w:rFonts w:ascii="Times New Roman" w:hAnsi="Times New Roman" w:cs="Times New Roman"/>
                                <w:sz w:val="20"/>
                                <w:szCs w:val="20"/>
                              </w:rPr>
                            </w:pPr>
                            <w:r>
                              <w:rPr>
                                <w:rFonts w:ascii="Times New Roman" w:hAnsi="Times New Roman" w:cs="Times New Roman"/>
                                <w:sz w:val="20"/>
                                <w:szCs w:val="20"/>
                              </w:rPr>
                              <w:t>ACADEMIC CALENER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02BD3AE" id="Oval 52" o:spid="_x0000_s1039" style="position:absolute;left:0;text-align:left;margin-left:225.8pt;margin-top:.6pt;width:102pt;height:76.8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" fillcolor="white [3201]" strokecolor="black [3213]" strokeweight="1pt">
                <v:stroke joinstyle="miter"/>
                <v:textbox>
                  <w:txbxContent>
                    <w:p w14:paraId="2168DF5F" w14:textId="52D448E6" w:rsidR="001A15FA" w:rsidRPr="00743B5F" w:rsidRDefault="001A15FA" w:rsidP="001A15FA">
                      <w:pPr>
                        <w:jc w:val="center"/>
                        <w:rPr>
                          <w:rFonts w:ascii="Times New Roman" w:hAnsi="Times New Roman" w:cs="Times New Roman"/>
                          <w:sz w:val="20"/>
                          <w:szCs w:val="20"/>
                        </w:rPr>
                      </w:pPr>
                      <w:r>
                        <w:rPr>
                          <w:rFonts w:ascii="Times New Roman" w:hAnsi="Times New Roman" w:cs="Times New Roman"/>
                          <w:sz w:val="20"/>
                          <w:szCs w:val="20"/>
                        </w:rPr>
                        <w:t>ACADEMIC CALENER</w:t>
                      </w:r>
                    </w:p>
                  </w:txbxContent>
                </v:textbox>
              </v:oval>
            </w:pict>
          </mc:Fallback>
        </mc:AlternateContent>
      </w:r>
      <w:r w:rsidR="001A15FA">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14:anchorId="48141C33" wp14:editId="468AA605">
                <wp:simplePos x="0" y="0"/>
                <wp:positionH relativeFrom="column">
                  <wp:posOffset>4610735</wp:posOffset>
                </wp:positionH>
                <wp:positionV relativeFrom="paragraph">
                  <wp:posOffset>198120</wp:posOffset>
                </wp:positionV>
                <wp:extent cx="1173480" cy="7620"/>
                <wp:effectExtent l="0" t="0" r="26670" b="30480"/>
                <wp:wrapNone/>
                <wp:docPr id="50" name="Straight Connector 50"/>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16B517" id="Straight Connector 50" o:spid="_x0000_s1026" style="position:absolute;flip:y;z-index:251752448;visibility:visible;mso-wrap-style:square;mso-wrap-distance-left:9pt;mso-wrap-distance-top:0;mso-wrap-distance-right:9pt;mso-wrap-distance-bottom:0;mso-position-horizontal:absolute;mso-position-horizontal-relative:text;mso-position-vertical:absolute;mso-position-vertical-relative:text" from="363.05pt,15.6pt" to="455.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" strokecolor="black [3200]" strokeweight="1pt">
                <v:stroke joinstyle="miter"/>
              </v:line>
            </w:pict>
          </mc:Fallback>
        </mc:AlternateContent>
      </w:r>
      <w:r w:rsidR="001A15FA">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500FF152" wp14:editId="46BBCE0C">
                <wp:simplePos x="0" y="0"/>
                <wp:positionH relativeFrom="column">
                  <wp:posOffset>4625340</wp:posOffset>
                </wp:positionH>
                <wp:positionV relativeFrom="paragraph">
                  <wp:posOffset>217170</wp:posOffset>
                </wp:positionV>
                <wp:extent cx="22860" cy="586740"/>
                <wp:effectExtent l="0" t="0" r="34290" b="22860"/>
                <wp:wrapNone/>
                <wp:docPr id="51" name="Straight Connector 51"/>
                <wp:cNvGraphicFramePr/>
                <a:graphic xmlns:a="http://schemas.openxmlformats.org/drawingml/2006/main">
                  <a:graphicData uri="http://schemas.microsoft.com/office/word/2010/wordprocessingShape">
                    <wps:wsp>
                      <wps:cNvCnPr/>
                      <wps:spPr>
                        <a:xfrm>
                          <a:off x="0" y="0"/>
                          <a:ext cx="22860" cy="5867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C27DB6" id="Straight Connector 51"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364.2pt,17.1pt" to="366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" strokecolor="black [3200]" strokeweight="1pt">
                <v:stroke joinstyle="miter"/>
              </v:line>
            </w:pict>
          </mc:Fallback>
        </mc:AlternateContent>
      </w:r>
      <w:r w:rsidR="001A15FA">
        <w:rPr>
          <w:rFonts w:ascii="Times New Roman" w:hAnsi="Times New Roman" w:cs="Times New Roman"/>
          <w:sz w:val="28"/>
          <w:szCs w:val="28"/>
        </w:rPr>
        <w:t xml:space="preserve">                        </w:t>
      </w:r>
      <w:r w:rsidR="001A15FA" w:rsidRPr="00235C56">
        <w:rPr>
          <w:rFonts w:ascii="Times New Roman" w:hAnsi="Times New Roman" w:cs="Times New Roman"/>
          <w:sz w:val="20"/>
          <w:szCs w:val="20"/>
        </w:rPr>
        <w:t>VERIFY</w:t>
      </w:r>
      <w:r w:rsidR="001A15FA">
        <w:rPr>
          <w:rFonts w:ascii="Times New Roman" w:hAnsi="Times New Roman" w:cs="Times New Roman"/>
          <w:sz w:val="20"/>
          <w:szCs w:val="20"/>
        </w:rPr>
        <w:t>/ADD</w:t>
      </w:r>
    </w:p>
    <w:p w14:paraId="63E4881C" w14:textId="5A9FB2D9" w:rsidR="001A15FA" w:rsidRPr="00AB37C8" w:rsidRDefault="001A15FA" w:rsidP="001A15FA">
      <w:pPr>
        <w:tabs>
          <w:tab w:val="left" w:pos="7476"/>
        </w:tabs>
        <w:spacing w:line="360" w:lineRule="auto"/>
        <w:ind w:left="1418" w:right="849"/>
        <w:jc w:val="both"/>
        <w:rPr>
          <w:rFonts w:ascii="Times New Roman" w:hAnsi="Times New Roman" w:cs="Times New Roman"/>
          <w:sz w:val="20"/>
          <w:szCs w:val="20"/>
        </w:rPr>
      </w:pPr>
      <w:r>
        <w:rPr>
          <w:rFonts w:ascii="Times New Roman" w:hAnsi="Times New Roman" w:cs="Times New Roman"/>
          <w:sz w:val="28"/>
          <w:szCs w:val="28"/>
        </w:rPr>
        <w:tab/>
      </w:r>
      <w:r w:rsidR="007C328C">
        <w:rPr>
          <w:rFonts w:ascii="Times New Roman" w:hAnsi="Times New Roman" w:cs="Times New Roman"/>
          <w:sz w:val="20"/>
          <w:szCs w:val="20"/>
        </w:rPr>
        <w:t>EVENTS</w:t>
      </w:r>
    </w:p>
    <w:p w14:paraId="51469072" w14:textId="51E3F32B" w:rsidR="001A15FA" w:rsidRPr="00235C56" w:rsidRDefault="001A15FA" w:rsidP="001A15FA">
      <w:pPr>
        <w:tabs>
          <w:tab w:val="left" w:pos="2844"/>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51424" behindDoc="0" locked="0" layoutInCell="1" allowOverlap="1" wp14:anchorId="2955FB94" wp14:editId="62A12944">
                <wp:simplePos x="0" y="0"/>
                <wp:positionH relativeFrom="column">
                  <wp:posOffset>4633595</wp:posOffset>
                </wp:positionH>
                <wp:positionV relativeFrom="paragraph">
                  <wp:posOffset>147320</wp:posOffset>
                </wp:positionV>
                <wp:extent cx="1173480" cy="7620"/>
                <wp:effectExtent l="0" t="0" r="26670" b="30480"/>
                <wp:wrapNone/>
                <wp:docPr id="62" name="Straight Connector 62"/>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BE8A476" id="Straight Connector 62" o:spid="_x0000_s1026" style="position:absolute;flip:y;z-index:251751424;visibility:visible;mso-wrap-style:square;mso-wrap-distance-left:9pt;mso-wrap-distance-top:0;mso-wrap-distance-right:9pt;mso-wrap-distance-bottom:0;mso-position-horizontal:absolute;mso-position-horizontal-relative:text;mso-position-vertical:absolute;mso-position-vertical-relative:text" from="364.85pt,11.6pt" to="457.2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" strokecolor="black [3200]" strokeweight="1pt">
                <v:stroke joinstyle="miter"/>
              </v:line>
            </w:pict>
          </mc:Fallback>
        </mc:AlternateContent>
      </w:r>
      <w:r>
        <w:rPr>
          <w:rFonts w:ascii="Times New Roman" w:hAnsi="Times New Roman" w:cs="Times New Roman"/>
          <w:sz w:val="28"/>
          <w:szCs w:val="28"/>
        </w:rPr>
        <w:tab/>
      </w:r>
      <w:r w:rsidR="007C328C">
        <w:rPr>
          <w:rFonts w:ascii="Times New Roman" w:hAnsi="Times New Roman" w:cs="Times New Roman"/>
          <w:sz w:val="20"/>
          <w:szCs w:val="20"/>
        </w:rPr>
        <w:t>ADD</w:t>
      </w:r>
    </w:p>
    <w:p w14:paraId="1B2047B9" w14:textId="39BC27B1" w:rsidR="001A15FA" w:rsidRPr="007C328C" w:rsidRDefault="001A15FA" w:rsidP="001A15FA">
      <w:pPr>
        <w:tabs>
          <w:tab w:val="left" w:pos="6780"/>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45280" behindDoc="0" locked="0" layoutInCell="1" allowOverlap="1" wp14:anchorId="5BB90100" wp14:editId="63683B08">
                <wp:simplePos x="0" y="0"/>
                <wp:positionH relativeFrom="column">
                  <wp:posOffset>2903855</wp:posOffset>
                </wp:positionH>
                <wp:positionV relativeFrom="paragraph">
                  <wp:posOffset>180975</wp:posOffset>
                </wp:positionV>
                <wp:extent cx="1234440" cy="975360"/>
                <wp:effectExtent l="0" t="0" r="22860" b="15240"/>
                <wp:wrapNone/>
                <wp:docPr id="63" name="Oval 63"/>
                <wp:cNvGraphicFramePr/>
                <a:graphic xmlns:a="http://schemas.openxmlformats.org/drawingml/2006/main">
                  <a:graphicData uri="http://schemas.microsoft.com/office/word/2010/wordprocessingShape">
                    <wps:wsp>
                      <wps:cNvSpPr/>
                      <wps:spPr>
                        <a:xfrm>
                          <a:off x="0" y="0"/>
                          <a:ext cx="1234440" cy="975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5E3AD8" w14:textId="78022C9F" w:rsidR="001A15FA" w:rsidRPr="00743B5F" w:rsidRDefault="007C328C" w:rsidP="001A15FA">
                            <w:pPr>
                              <w:jc w:val="center"/>
                              <w:rPr>
                                <w:rFonts w:ascii="Times New Roman" w:hAnsi="Times New Roman" w:cs="Times New Roman"/>
                                <w:sz w:val="20"/>
                                <w:szCs w:val="20"/>
                              </w:rPr>
                            </w:pPr>
                            <w:r>
                              <w:rPr>
                                <w:rFonts w:ascii="Times New Roman" w:hAnsi="Times New Roman" w:cs="Times New Roman"/>
                                <w:sz w:val="20"/>
                                <w:szCs w:val="20"/>
                              </w:rPr>
                              <w:t>NOTIFICATION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B90100" id="Oval 63" o:spid="_x0000_s1040" style="position:absolute;left:0;text-align:left;margin-left:228.65pt;margin-top:14.25pt;width:97.2pt;height:76.8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" fillcolor="white [3201]" strokecolor="black [3213]" strokeweight="1pt">
                <v:stroke joinstyle="miter"/>
                <v:textbox>
                  <w:txbxContent>
                    <w:p w14:paraId="7D5E3AD8" w14:textId="78022C9F" w:rsidR="001A15FA" w:rsidRPr="00743B5F" w:rsidRDefault="007C328C" w:rsidP="001A15FA">
                      <w:pPr>
                        <w:jc w:val="center"/>
                        <w:rPr>
                          <w:rFonts w:ascii="Times New Roman" w:hAnsi="Times New Roman" w:cs="Times New Roman"/>
                          <w:sz w:val="20"/>
                          <w:szCs w:val="20"/>
                        </w:rPr>
                      </w:pPr>
                      <w:r>
                        <w:rPr>
                          <w:rFonts w:ascii="Times New Roman" w:hAnsi="Times New Roman" w:cs="Times New Roman"/>
                          <w:sz w:val="20"/>
                          <w:szCs w:val="20"/>
                        </w:rPr>
                        <w:t>NOTIFICATION</w:t>
                      </w:r>
                    </w:p>
                  </w:txbxContent>
                </v:textbox>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46304" behindDoc="0" locked="0" layoutInCell="1" allowOverlap="1" wp14:anchorId="30ADA089" wp14:editId="0FF48090">
                <wp:simplePos x="0" y="0"/>
                <wp:positionH relativeFrom="column">
                  <wp:posOffset>4709795</wp:posOffset>
                </wp:positionH>
                <wp:positionV relativeFrom="paragraph">
                  <wp:posOffset>116840</wp:posOffset>
                </wp:positionV>
                <wp:extent cx="1173480" cy="7620"/>
                <wp:effectExtent l="0" t="0" r="26670" b="30480"/>
                <wp:wrapNone/>
                <wp:docPr id="68" name="Straight Connector 68"/>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212E3B9" id="Straight Connector 68" o:spid="_x0000_s1026" style="position:absolute;flip:y;z-index:251746304;visibility:visible;mso-wrap-style:square;mso-wrap-distance-left:9pt;mso-wrap-distance-top:0;mso-wrap-distance-right:9pt;mso-wrap-distance-bottom:0;mso-position-horizontal:absolute;mso-position-horizontal-relative:text;mso-position-vertical:absolute;mso-position-vertical-relative:text" from="370.85pt,9.2pt" to="463.2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31F4D128" wp14:editId="1808B1E4">
                <wp:simplePos x="0" y="0"/>
                <wp:positionH relativeFrom="column">
                  <wp:posOffset>4709795</wp:posOffset>
                </wp:positionH>
                <wp:positionV relativeFrom="paragraph">
                  <wp:posOffset>132080</wp:posOffset>
                </wp:positionV>
                <wp:extent cx="22860" cy="586740"/>
                <wp:effectExtent l="0" t="0" r="34290" b="22860"/>
                <wp:wrapNone/>
                <wp:docPr id="73" name="Straight Connector 73"/>
                <wp:cNvGraphicFramePr/>
                <a:graphic xmlns:a="http://schemas.openxmlformats.org/drawingml/2006/main">
                  <a:graphicData uri="http://schemas.microsoft.com/office/word/2010/wordprocessingShape">
                    <wps:wsp>
                      <wps:cNvCnPr/>
                      <wps:spPr>
                        <a:xfrm>
                          <a:off x="0" y="0"/>
                          <a:ext cx="22860" cy="5867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DBFE19" id="Straight Connector 73"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370.85pt,10.4pt" to="372.6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42208" behindDoc="0" locked="0" layoutInCell="1" allowOverlap="1" wp14:anchorId="209D40CF" wp14:editId="4BCC1BE4">
                <wp:simplePos x="0" y="0"/>
                <wp:positionH relativeFrom="column">
                  <wp:posOffset>1082675</wp:posOffset>
                </wp:positionH>
                <wp:positionV relativeFrom="paragraph">
                  <wp:posOffset>116840</wp:posOffset>
                </wp:positionV>
                <wp:extent cx="1249680" cy="739140"/>
                <wp:effectExtent l="0" t="0" r="26670" b="22860"/>
                <wp:wrapNone/>
                <wp:docPr id="74" name="Rectangle 74"/>
                <wp:cNvGraphicFramePr/>
                <a:graphic xmlns:a="http://schemas.openxmlformats.org/drawingml/2006/main">
                  <a:graphicData uri="http://schemas.microsoft.com/office/word/2010/wordprocessingShape">
                    <wps:wsp>
                      <wps:cNvSpPr/>
                      <wps:spPr>
                        <a:xfrm>
                          <a:off x="0" y="0"/>
                          <a:ext cx="1249680" cy="7391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CDA35E" w14:textId="77777777" w:rsidR="001A15FA" w:rsidRPr="00743B5F" w:rsidRDefault="001A15FA" w:rsidP="001A15FA">
                            <w:pPr>
                              <w:jc w:val="center"/>
                              <w:rPr>
                                <w:rFonts w:ascii="Times New Roman" w:hAnsi="Times New Roman" w:cs="Times New Roman"/>
                              </w:rPr>
                            </w:pPr>
                            <w:r w:rsidRPr="00743B5F">
                              <w:rPr>
                                <w:rFonts w:ascii="Times New Roman" w:hAnsi="Times New Roman" w:cs="Times New Roman"/>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9D40CF" id="Rectangle 74" o:spid="_x0000_s1041" style="position:absolute;left:0;text-align:left;margin-left:85.25pt;margin-top:9.2pt;width:98.4pt;height:58.2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" fillcolor="white [3201]" strokecolor="black [3213]" strokeweight="1pt">
                <v:textbox>
                  <w:txbxContent>
                    <w:p w14:paraId="7CCDA35E" w14:textId="77777777" w:rsidR="001A15FA" w:rsidRPr="00743B5F" w:rsidRDefault="001A15FA" w:rsidP="001A15FA">
                      <w:pPr>
                        <w:jc w:val="center"/>
                        <w:rPr>
                          <w:rFonts w:ascii="Times New Roman" w:hAnsi="Times New Roman" w:cs="Times New Roman"/>
                        </w:rPr>
                      </w:pPr>
                      <w:r w:rsidRPr="00743B5F">
                        <w:rPr>
                          <w:rFonts w:ascii="Times New Roman" w:hAnsi="Times New Roman" w:cs="Times New Roman"/>
                        </w:rPr>
                        <w:t>ADMIN</w:t>
                      </w:r>
                    </w:p>
                  </w:txbxContent>
                </v:textbox>
              </v:rect>
            </w:pict>
          </mc:Fallback>
        </mc:AlternateContent>
      </w:r>
      <w:r>
        <w:rPr>
          <w:rFonts w:ascii="Times New Roman" w:hAnsi="Times New Roman" w:cs="Times New Roman"/>
          <w:sz w:val="28"/>
          <w:szCs w:val="28"/>
        </w:rPr>
        <w:tab/>
      </w:r>
      <w:r w:rsidR="007C328C" w:rsidRPr="007C328C">
        <w:rPr>
          <w:rFonts w:ascii="Times New Roman" w:hAnsi="Times New Roman" w:cs="Times New Roman"/>
          <w:sz w:val="20"/>
          <w:szCs w:val="20"/>
        </w:rPr>
        <w:t>VIEW</w:t>
      </w:r>
    </w:p>
    <w:p w14:paraId="406C43AC" w14:textId="15C2CCCF" w:rsidR="001A15FA" w:rsidRPr="00AB37C8" w:rsidRDefault="001A15FA" w:rsidP="001A15FA">
      <w:pPr>
        <w:tabs>
          <w:tab w:val="left" w:pos="7668"/>
        </w:tabs>
        <w:spacing w:line="360" w:lineRule="auto"/>
        <w:ind w:right="849"/>
        <w:jc w:val="both"/>
        <w:rPr>
          <w:rFonts w:ascii="Times New Roman" w:hAnsi="Times New Roman" w:cs="Times New Roman"/>
          <w:sz w:val="20"/>
          <w:szCs w:val="20"/>
        </w:rPr>
      </w:pPr>
      <w:r>
        <w:rPr>
          <w:rFonts w:ascii="Times New Roman" w:hAnsi="Times New Roman" w:cs="Times New Roman"/>
          <w:sz w:val="28"/>
          <w:szCs w:val="28"/>
        </w:rPr>
        <w:tab/>
      </w:r>
      <w:r w:rsidR="007C328C">
        <w:rPr>
          <w:rFonts w:ascii="Times New Roman" w:hAnsi="Times New Roman" w:cs="Times New Roman"/>
          <w:sz w:val="20"/>
          <w:szCs w:val="20"/>
        </w:rPr>
        <w:t>NOTIFICATION</w:t>
      </w:r>
    </w:p>
    <w:p w14:paraId="146CF18F" w14:textId="07483704" w:rsidR="001A15FA" w:rsidRDefault="007C328C" w:rsidP="001A15FA">
      <w:pPr>
        <w:spacing w:line="360" w:lineRule="auto"/>
        <w:ind w:right="849"/>
        <w:jc w:val="both"/>
        <w:rPr>
          <w:rFonts w:ascii="Times New Roman" w:hAnsi="Times New Roman" w:cs="Times New Roman"/>
          <w:sz w:val="28"/>
          <w:szCs w:val="28"/>
        </w:rPr>
      </w:pPr>
      <w:r>
        <w:rPr>
          <w:noProof/>
        </w:rPr>
        <mc:AlternateContent>
          <mc:Choice Requires="wps">
            <w:drawing>
              <wp:anchor distT="0" distB="0" distL="114300" distR="114300" simplePos="0" relativeHeight="251759616" behindDoc="0" locked="0" layoutInCell="1" allowOverlap="1" wp14:anchorId="7056D9BC" wp14:editId="7B4D0726">
                <wp:simplePos x="0" y="0"/>
                <wp:positionH relativeFrom="column">
                  <wp:posOffset>4290640</wp:posOffset>
                </wp:positionH>
                <wp:positionV relativeFrom="paragraph">
                  <wp:posOffset>349713</wp:posOffset>
                </wp:positionV>
                <wp:extent cx="597246" cy="1863434"/>
                <wp:effectExtent l="0" t="42545" r="65405" b="217805"/>
                <wp:wrapNone/>
                <wp:docPr id="75" name="Connector: Curved 75"/>
                <wp:cNvGraphicFramePr/>
                <a:graphic xmlns:a="http://schemas.openxmlformats.org/drawingml/2006/main">
                  <a:graphicData uri="http://schemas.microsoft.com/office/word/2010/wordprocessingShape">
                    <wps:wsp>
                      <wps:cNvCnPr/>
                      <wps:spPr>
                        <a:xfrm rot="16200000">
                          <a:off x="0" y="0"/>
                          <a:ext cx="597246" cy="1863434"/>
                        </a:xfrm>
                        <a:prstGeom prst="curvedConnector3">
                          <a:avLst>
                            <a:gd name="adj1" fmla="val -3248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8C6D2" id="Connector: Curved 75" o:spid="_x0000_s1026" type="#_x0000_t38" style="position:absolute;margin-left:337.85pt;margin-top:27.55pt;width:47.05pt;height:146.75pt;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" adj="-7018"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6544" behindDoc="0" locked="0" layoutInCell="1" allowOverlap="1" wp14:anchorId="206B7916" wp14:editId="1F87F3BA">
                <wp:simplePos x="0" y="0"/>
                <wp:positionH relativeFrom="column">
                  <wp:posOffset>1359420</wp:posOffset>
                </wp:positionH>
                <wp:positionV relativeFrom="paragraph">
                  <wp:posOffset>223693</wp:posOffset>
                </wp:positionV>
                <wp:extent cx="2228850" cy="1371600"/>
                <wp:effectExtent l="628650" t="0" r="38100" b="95250"/>
                <wp:wrapNone/>
                <wp:docPr id="78" name="Connector: Curved 78"/>
                <wp:cNvGraphicFramePr/>
                <a:graphic xmlns:a="http://schemas.openxmlformats.org/drawingml/2006/main">
                  <a:graphicData uri="http://schemas.microsoft.com/office/word/2010/wordprocessingShape">
                    <wps:wsp>
                      <wps:cNvCnPr/>
                      <wps:spPr>
                        <a:xfrm>
                          <a:off x="0" y="0"/>
                          <a:ext cx="2228850" cy="1371600"/>
                        </a:xfrm>
                        <a:prstGeom prst="curvedConnector3">
                          <a:avLst>
                            <a:gd name="adj1" fmla="val -2749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8662C4" id="Connector: Curved 78" o:spid="_x0000_s1026" type="#_x0000_t38" style="position:absolute;margin-left:107.05pt;margin-top:17.6pt;width:175.5pt;height:10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" adj="-5938" strokecolor="black [3200]" strokeweight="1.5pt">
                <v:stroke endarrow="block" joinstyle="miter"/>
              </v:shape>
            </w:pict>
          </mc:Fallback>
        </mc:AlternateContent>
      </w:r>
      <w:r w:rsidR="001A15FA">
        <w:rPr>
          <w:rFonts w:ascii="Times New Roman" w:hAnsi="Times New Roman" w:cs="Times New Roman"/>
          <w:noProof/>
          <w:sz w:val="28"/>
          <w:szCs w:val="28"/>
        </w:rPr>
        <mc:AlternateContent>
          <mc:Choice Requires="wps">
            <w:drawing>
              <wp:anchor distT="0" distB="0" distL="114300" distR="114300" simplePos="0" relativeHeight="251747328" behindDoc="0" locked="0" layoutInCell="1" allowOverlap="1" wp14:anchorId="4C227E5B" wp14:editId="213558C2">
                <wp:simplePos x="0" y="0"/>
                <wp:positionH relativeFrom="column">
                  <wp:posOffset>4709795</wp:posOffset>
                </wp:positionH>
                <wp:positionV relativeFrom="paragraph">
                  <wp:posOffset>74295</wp:posOffset>
                </wp:positionV>
                <wp:extent cx="1173480" cy="7620"/>
                <wp:effectExtent l="0" t="0" r="26670" b="30480"/>
                <wp:wrapNone/>
                <wp:docPr id="77" name="Straight Connector 77"/>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1F13105" id="Straight Connector 77" o:spid="_x0000_s1026" style="position:absolute;flip:y;z-index:251747328;visibility:visible;mso-wrap-style:square;mso-wrap-distance-left:9pt;mso-wrap-distance-top:0;mso-wrap-distance-right:9pt;mso-wrap-distance-bottom:0;mso-position-horizontal:absolute;mso-position-horizontal-relative:text;mso-position-vertical:absolute;mso-position-vertical-relative:text" from="370.85pt,5.85pt" to="463.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" strokecolor="black [3200]" strokeweight="1pt">
                <v:stroke joinstyle="miter"/>
              </v:line>
            </w:pict>
          </mc:Fallback>
        </mc:AlternateContent>
      </w:r>
    </w:p>
    <w:p w14:paraId="327BA6C9" w14:textId="77777777" w:rsidR="001A15FA" w:rsidRPr="00235C56" w:rsidRDefault="001A15FA" w:rsidP="001A15FA">
      <w:pPr>
        <w:tabs>
          <w:tab w:val="left" w:pos="6780"/>
          <w:tab w:val="left" w:pos="7632"/>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44256" behindDoc="0" locked="0" layoutInCell="1" allowOverlap="1" wp14:anchorId="645147D3" wp14:editId="1D3D491D">
                <wp:simplePos x="0" y="0"/>
                <wp:positionH relativeFrom="column">
                  <wp:posOffset>2941955</wp:posOffset>
                </wp:positionH>
                <wp:positionV relativeFrom="paragraph">
                  <wp:posOffset>194945</wp:posOffset>
                </wp:positionV>
                <wp:extent cx="1234440" cy="975360"/>
                <wp:effectExtent l="0" t="0" r="22860" b="15240"/>
                <wp:wrapNone/>
                <wp:docPr id="79" name="Oval 79"/>
                <wp:cNvGraphicFramePr/>
                <a:graphic xmlns:a="http://schemas.openxmlformats.org/drawingml/2006/main">
                  <a:graphicData uri="http://schemas.microsoft.com/office/word/2010/wordprocessingShape">
                    <wps:wsp>
                      <wps:cNvSpPr/>
                      <wps:spPr>
                        <a:xfrm>
                          <a:off x="0" y="0"/>
                          <a:ext cx="1234440" cy="9753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15669C" w14:textId="77777777" w:rsidR="001A15FA" w:rsidRPr="00AB37C8" w:rsidRDefault="001A15FA" w:rsidP="001A15FA">
                            <w:pPr>
                              <w:jc w:val="center"/>
                              <w:rPr>
                                <w:rFonts w:ascii="Times New Roman" w:hAnsi="Times New Roman" w:cs="Times New Roman"/>
                                <w:sz w:val="20"/>
                                <w:szCs w:val="20"/>
                              </w:rPr>
                            </w:pPr>
                            <w:r w:rsidRPr="00AB37C8">
                              <w:rPr>
                                <w:rFonts w:ascii="Times New Roman" w:hAnsi="Times New Roman" w:cs="Times New Roman"/>
                                <w:sz w:val="20"/>
                                <w:szCs w:val="20"/>
                              </w:rPr>
                              <w:t>IDEA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45147D3" id="Oval 79" o:spid="_x0000_s1042" style="position:absolute;left:0;text-align:left;margin-left:231.65pt;margin-top:15.35pt;width:97.2pt;height:76.8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" fillcolor="white [3201]" strokecolor="black [3213]" strokeweight="1pt">
                <v:stroke joinstyle="miter"/>
                <v:textbox>
                  <w:txbxContent>
                    <w:p w14:paraId="6515669C" w14:textId="77777777" w:rsidR="001A15FA" w:rsidRPr="00AB37C8" w:rsidRDefault="001A15FA" w:rsidP="001A15FA">
                      <w:pPr>
                        <w:jc w:val="center"/>
                        <w:rPr>
                          <w:rFonts w:ascii="Times New Roman" w:hAnsi="Times New Roman" w:cs="Times New Roman"/>
                          <w:sz w:val="20"/>
                          <w:szCs w:val="20"/>
                        </w:rPr>
                      </w:pPr>
                      <w:r w:rsidRPr="00AB37C8">
                        <w:rPr>
                          <w:rFonts w:ascii="Times New Roman" w:hAnsi="Times New Roman" w:cs="Times New Roman"/>
                          <w:sz w:val="20"/>
                          <w:szCs w:val="20"/>
                        </w:rPr>
                        <w:t>IDEA IMPLEMENTATION</w:t>
                      </w:r>
                    </w:p>
                  </w:txbxContent>
                </v:textbox>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3472" behindDoc="0" locked="0" layoutInCell="1" allowOverlap="1" wp14:anchorId="532AA0BF" wp14:editId="2565969B">
                <wp:simplePos x="0" y="0"/>
                <wp:positionH relativeFrom="column">
                  <wp:posOffset>4747895</wp:posOffset>
                </wp:positionH>
                <wp:positionV relativeFrom="paragraph">
                  <wp:posOffset>8255</wp:posOffset>
                </wp:positionV>
                <wp:extent cx="22860" cy="586740"/>
                <wp:effectExtent l="0" t="0" r="34290" b="22860"/>
                <wp:wrapNone/>
                <wp:docPr id="80" name="Straight Connector 80"/>
                <wp:cNvGraphicFramePr/>
                <a:graphic xmlns:a="http://schemas.openxmlformats.org/drawingml/2006/main">
                  <a:graphicData uri="http://schemas.microsoft.com/office/word/2010/wordprocessingShape">
                    <wps:wsp>
                      <wps:cNvCnPr/>
                      <wps:spPr>
                        <a:xfrm>
                          <a:off x="0" y="0"/>
                          <a:ext cx="22860" cy="5867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6CB2E4" id="Straight Connector 80"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373.85pt,.65pt" to="375.65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" strokecolor="black [3200]" strokeweight="1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0400" behindDoc="0" locked="0" layoutInCell="1" allowOverlap="1" wp14:anchorId="454F7C45" wp14:editId="155F333E">
                <wp:simplePos x="0" y="0"/>
                <wp:positionH relativeFrom="column">
                  <wp:posOffset>4755515</wp:posOffset>
                </wp:positionH>
                <wp:positionV relativeFrom="paragraph">
                  <wp:posOffset>8255</wp:posOffset>
                </wp:positionV>
                <wp:extent cx="1173480" cy="7620"/>
                <wp:effectExtent l="0" t="0" r="26670" b="30480"/>
                <wp:wrapNone/>
                <wp:docPr id="81" name="Straight Connector 81"/>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1596D8" id="Straight Connector 81"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374.45pt,.65pt" to="466.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" strokecolor="black [3200]" strokeweight="1pt">
                <v:stroke joinstyle="miter"/>
              </v:line>
            </w:pict>
          </mc:Fallback>
        </mc:AlternateContent>
      </w:r>
      <w:r>
        <w:rPr>
          <w:rFonts w:ascii="Times New Roman" w:hAnsi="Times New Roman" w:cs="Times New Roman"/>
          <w:sz w:val="28"/>
          <w:szCs w:val="28"/>
        </w:rPr>
        <w:tab/>
      </w:r>
      <w:r w:rsidRPr="00235C56">
        <w:rPr>
          <w:rFonts w:ascii="Times New Roman" w:hAnsi="Times New Roman" w:cs="Times New Roman"/>
          <w:sz w:val="20"/>
          <w:szCs w:val="20"/>
        </w:rPr>
        <w:tab/>
      </w:r>
    </w:p>
    <w:p w14:paraId="4CBA2A76" w14:textId="2DAEE897" w:rsidR="001A15FA" w:rsidRPr="00AB37C8" w:rsidRDefault="001A15FA" w:rsidP="007C328C">
      <w:pPr>
        <w:tabs>
          <w:tab w:val="left" w:pos="2487"/>
          <w:tab w:val="left" w:pos="3108"/>
          <w:tab w:val="left" w:pos="7632"/>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49376" behindDoc="0" locked="0" layoutInCell="1" allowOverlap="1" wp14:anchorId="003D92A4" wp14:editId="552F4B22">
                <wp:simplePos x="0" y="0"/>
                <wp:positionH relativeFrom="column">
                  <wp:posOffset>4763135</wp:posOffset>
                </wp:positionH>
                <wp:positionV relativeFrom="paragraph">
                  <wp:posOffset>255270</wp:posOffset>
                </wp:positionV>
                <wp:extent cx="1173480" cy="7620"/>
                <wp:effectExtent l="0" t="0" r="26670" b="30480"/>
                <wp:wrapNone/>
                <wp:docPr id="82" name="Straight Connector 82"/>
                <wp:cNvGraphicFramePr/>
                <a:graphic xmlns:a="http://schemas.openxmlformats.org/drawingml/2006/main">
                  <a:graphicData uri="http://schemas.microsoft.com/office/word/2010/wordprocessingShape">
                    <wps:wsp>
                      <wps:cNvCnPr/>
                      <wps:spPr>
                        <a:xfrm flipV="1">
                          <a:off x="0" y="0"/>
                          <a:ext cx="11734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3460337" id="Straight Connector 82"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375.05pt,20.1pt" to="467.4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" strokecolor="black [3200]" strokeweight="1pt">
                <v:stroke joinstyle="miter"/>
              </v:line>
            </w:pict>
          </mc:Fallback>
        </mc:AlternateContent>
      </w:r>
      <w:r>
        <w:rPr>
          <w:rFonts w:ascii="Times New Roman" w:hAnsi="Times New Roman" w:cs="Times New Roman"/>
          <w:sz w:val="28"/>
          <w:szCs w:val="28"/>
        </w:rPr>
        <w:tab/>
      </w:r>
      <w:r w:rsidR="007C328C" w:rsidRPr="007C328C">
        <w:rPr>
          <w:rFonts w:ascii="Times New Roman" w:hAnsi="Times New Roman" w:cs="Times New Roman"/>
          <w:sz w:val="20"/>
          <w:szCs w:val="20"/>
        </w:rPr>
        <w:t>QUERIES/REPLIES</w:t>
      </w:r>
      <w:r w:rsidR="007C328C">
        <w:rPr>
          <w:rFonts w:ascii="Times New Roman" w:hAnsi="Times New Roman" w:cs="Times New Roman"/>
          <w:sz w:val="28"/>
          <w:szCs w:val="28"/>
        </w:rPr>
        <w:tab/>
      </w:r>
      <w:r>
        <w:rPr>
          <w:rFonts w:ascii="Times New Roman" w:hAnsi="Times New Roman" w:cs="Times New Roman"/>
          <w:sz w:val="28"/>
          <w:szCs w:val="28"/>
        </w:rPr>
        <w:tab/>
      </w:r>
      <w:r w:rsidR="007C328C">
        <w:rPr>
          <w:rFonts w:ascii="Times New Roman" w:hAnsi="Times New Roman" w:cs="Times New Roman"/>
          <w:sz w:val="20"/>
          <w:szCs w:val="20"/>
        </w:rPr>
        <w:t>CHAT</w:t>
      </w:r>
    </w:p>
    <w:p w14:paraId="1CFBC89C" w14:textId="77777777" w:rsidR="001A15FA" w:rsidRDefault="001A15FA" w:rsidP="001A15FA">
      <w:pPr>
        <w:spacing w:line="360" w:lineRule="auto"/>
        <w:ind w:right="849"/>
        <w:jc w:val="both"/>
        <w:rPr>
          <w:rFonts w:ascii="Times New Roman" w:hAnsi="Times New Roman" w:cs="Times New Roman"/>
          <w:sz w:val="28"/>
          <w:szCs w:val="28"/>
        </w:rPr>
      </w:pPr>
    </w:p>
    <w:p w14:paraId="024BD70D" w14:textId="0A8F30D3" w:rsidR="001A15FA" w:rsidRPr="00606ABE" w:rsidRDefault="001A15FA" w:rsidP="001A15FA">
      <w:pPr>
        <w:tabs>
          <w:tab w:val="left" w:pos="7008"/>
        </w:tabs>
        <w:spacing w:line="360" w:lineRule="auto"/>
        <w:ind w:right="849"/>
        <w:jc w:val="both"/>
        <w:rPr>
          <w:rFonts w:ascii="Times New Roman" w:hAnsi="Times New Roman" w:cs="Times New Roman"/>
          <w:sz w:val="20"/>
          <w:szCs w:val="20"/>
        </w:rPr>
      </w:pPr>
      <w:r>
        <w:rPr>
          <w:rFonts w:ascii="Times New Roman" w:hAnsi="Times New Roman" w:cs="Times New Roman"/>
          <w:sz w:val="28"/>
          <w:szCs w:val="28"/>
        </w:rPr>
        <w:tab/>
      </w:r>
      <w:r w:rsidR="007C328C">
        <w:rPr>
          <w:rFonts w:ascii="Times New Roman" w:hAnsi="Times New Roman" w:cs="Times New Roman"/>
          <w:sz w:val="20"/>
          <w:szCs w:val="20"/>
        </w:rPr>
        <w:t>VIEW</w:t>
      </w:r>
    </w:p>
    <w:p w14:paraId="3285C10D" w14:textId="77777777" w:rsidR="001A15FA" w:rsidRDefault="001A15FA" w:rsidP="001A15FA">
      <w:pPr>
        <w:spacing w:line="360" w:lineRule="auto"/>
        <w:ind w:right="849"/>
        <w:jc w:val="both"/>
        <w:rPr>
          <w:rFonts w:ascii="Times New Roman" w:hAnsi="Times New Roman" w:cs="Times New Roman"/>
          <w:sz w:val="28"/>
          <w:szCs w:val="28"/>
        </w:rPr>
      </w:pPr>
    </w:p>
    <w:p w14:paraId="478F29FF" w14:textId="504BD376" w:rsidR="007A54E7" w:rsidRDefault="007A54E7" w:rsidP="001D1C42">
      <w:pPr>
        <w:tabs>
          <w:tab w:val="left" w:pos="5340"/>
        </w:tabs>
        <w:spacing w:line="360" w:lineRule="auto"/>
        <w:ind w:right="849"/>
        <w:jc w:val="both"/>
        <w:rPr>
          <w:rFonts w:ascii="Times New Roman" w:hAnsi="Times New Roman" w:cs="Times New Roman"/>
          <w:sz w:val="28"/>
          <w:szCs w:val="28"/>
        </w:rPr>
      </w:pPr>
    </w:p>
    <w:p w14:paraId="67B1BD1D" w14:textId="3059F89F" w:rsidR="007C328C" w:rsidRDefault="007C328C" w:rsidP="007C328C">
      <w:pPr>
        <w:spacing w:line="360" w:lineRule="auto"/>
        <w:ind w:left="1418" w:right="849"/>
        <w:jc w:val="both"/>
        <w:rPr>
          <w:rFonts w:ascii="Times New Roman" w:hAnsi="Times New Roman" w:cs="Times New Roman"/>
          <w:sz w:val="28"/>
          <w:szCs w:val="28"/>
        </w:rPr>
      </w:pPr>
    </w:p>
    <w:p w14:paraId="487FCB4B" w14:textId="77777777" w:rsidR="005D4C4A" w:rsidRDefault="004061AF" w:rsidP="005D4C4A">
      <w:pPr>
        <w:spacing w:line="360" w:lineRule="auto"/>
        <w:ind w:left="1418" w:right="849"/>
        <w:jc w:val="both"/>
        <w:rPr>
          <w:rFonts w:ascii="Times New Roman" w:hAnsi="Times New Roman" w:cs="Times New Roman"/>
          <w:sz w:val="28"/>
          <w:szCs w:val="28"/>
        </w:rPr>
      </w:pPr>
      <w:r>
        <w:rPr>
          <w:rFonts w:ascii="Times New Roman" w:hAnsi="Times New Roman" w:cs="Times New Roman"/>
          <w:sz w:val="28"/>
          <w:szCs w:val="28"/>
        </w:rPr>
        <w:tab/>
      </w:r>
      <w:r w:rsidR="005D4C4A">
        <w:rPr>
          <w:rFonts w:ascii="Times New Roman" w:hAnsi="Times New Roman" w:cs="Times New Roman"/>
          <w:sz w:val="28"/>
          <w:szCs w:val="28"/>
        </w:rPr>
        <w:t>LEVEL 2.1</w:t>
      </w:r>
    </w:p>
    <w:p w14:paraId="44ECFF16" w14:textId="69A6CE4A" w:rsidR="004061AF" w:rsidRPr="007A54E7" w:rsidRDefault="004061AF" w:rsidP="004061AF">
      <w:pPr>
        <w:tabs>
          <w:tab w:val="left" w:pos="2389"/>
          <w:tab w:val="left" w:pos="7920"/>
        </w:tabs>
        <w:spacing w:line="360" w:lineRule="auto"/>
        <w:ind w:right="849"/>
        <w:jc w:val="both"/>
        <w:rPr>
          <w:rFonts w:ascii="Times New Roman" w:hAnsi="Times New Roman" w:cs="Times New Roman"/>
          <w:sz w:val="20"/>
          <w:szCs w:val="20"/>
        </w:rPr>
      </w:pPr>
      <w:r>
        <w:rPr>
          <w:rFonts w:ascii="Times New Roman" w:hAnsi="Times New Roman" w:cs="Times New Roman"/>
          <w:sz w:val="20"/>
          <w:szCs w:val="20"/>
        </w:rPr>
        <w:tab/>
      </w:r>
    </w:p>
    <w:p w14:paraId="5302C3BC" w14:textId="7F0206B4" w:rsidR="004061AF" w:rsidRPr="009D13C6" w:rsidRDefault="00D45DB9" w:rsidP="004061AF">
      <w:pPr>
        <w:tabs>
          <w:tab w:val="left" w:pos="6880"/>
          <w:tab w:val="left" w:pos="8150"/>
        </w:tabs>
        <w:spacing w:line="360" w:lineRule="auto"/>
        <w:ind w:left="7797" w:right="849" w:hanging="7797"/>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97504" behindDoc="0" locked="0" layoutInCell="1" allowOverlap="1" wp14:anchorId="053D8C5B" wp14:editId="3BC4EF16">
                <wp:simplePos x="0" y="0"/>
                <wp:positionH relativeFrom="column">
                  <wp:posOffset>3699106</wp:posOffset>
                </wp:positionH>
                <wp:positionV relativeFrom="paragraph">
                  <wp:posOffset>299026</wp:posOffset>
                </wp:positionV>
                <wp:extent cx="2162694" cy="325005"/>
                <wp:effectExtent l="0" t="0" r="333375" b="94615"/>
                <wp:wrapNone/>
                <wp:docPr id="127" name="Connector: Curved 127"/>
                <wp:cNvGraphicFramePr/>
                <a:graphic xmlns:a="http://schemas.openxmlformats.org/drawingml/2006/main">
                  <a:graphicData uri="http://schemas.microsoft.com/office/word/2010/wordprocessingShape">
                    <wps:wsp>
                      <wps:cNvCnPr/>
                      <wps:spPr>
                        <a:xfrm>
                          <a:off x="0" y="0"/>
                          <a:ext cx="2162694" cy="325005"/>
                        </a:xfrm>
                        <a:prstGeom prst="curvedConnector3">
                          <a:avLst>
                            <a:gd name="adj1" fmla="val 11372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96AD05" id="Connector: Curved 127" o:spid="_x0000_s1026" type="#_x0000_t38" style="position:absolute;margin-left:291.25pt;margin-top:23.55pt;width:170.3pt;height:25.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" adj="24565" strokecolor="black [3200]" strokeweight="1.5pt">
                <v:stroke endarrow="block" joinstyle="miter"/>
              </v:shape>
            </w:pict>
          </mc:Fallback>
        </mc:AlternateContent>
      </w:r>
      <w:r w:rsidR="005D4C4A">
        <w:rPr>
          <w:rFonts w:ascii="Times New Roman" w:hAnsi="Times New Roman" w:cs="Times New Roman"/>
          <w:noProof/>
          <w:sz w:val="20"/>
          <w:szCs w:val="20"/>
        </w:rPr>
        <mc:AlternateContent>
          <mc:Choice Requires="wps">
            <w:drawing>
              <wp:anchor distT="0" distB="0" distL="114300" distR="114300" simplePos="0" relativeHeight="251796480" behindDoc="0" locked="0" layoutInCell="1" allowOverlap="1" wp14:anchorId="1C7A731C" wp14:editId="1BFB68A7">
                <wp:simplePos x="0" y="0"/>
                <wp:positionH relativeFrom="column">
                  <wp:posOffset>1303655</wp:posOffset>
                </wp:positionH>
                <wp:positionV relativeFrom="paragraph">
                  <wp:posOffset>322580</wp:posOffset>
                </wp:positionV>
                <wp:extent cx="2308860" cy="3101340"/>
                <wp:effectExtent l="228600" t="76200" r="0" b="22860"/>
                <wp:wrapNone/>
                <wp:docPr id="126" name="Connector: Curved 126"/>
                <wp:cNvGraphicFramePr/>
                <a:graphic xmlns:a="http://schemas.openxmlformats.org/drawingml/2006/main">
                  <a:graphicData uri="http://schemas.microsoft.com/office/word/2010/wordprocessingShape">
                    <wps:wsp>
                      <wps:cNvCnPr/>
                      <wps:spPr>
                        <a:xfrm flipV="1">
                          <a:off x="0" y="0"/>
                          <a:ext cx="2308860" cy="3101340"/>
                        </a:xfrm>
                        <a:prstGeom prst="curvedConnector3">
                          <a:avLst>
                            <a:gd name="adj1" fmla="val -946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AED4DF" id="Connector: Curved 126" o:spid="_x0000_s1026" type="#_x0000_t38" style="position:absolute;margin-left:102.65pt;margin-top:25.4pt;width:181.8pt;height:244.2pt;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" adj="-2044" strokecolor="black [3200]" strokeweight="1.5pt">
                <v:stroke endarrow="block" joinstyle="miter"/>
              </v:shape>
            </w:pict>
          </mc:Fallback>
        </mc:AlternateContent>
      </w:r>
      <w:r w:rsidR="004061AF">
        <w:rPr>
          <w:rFonts w:ascii="Times New Roman" w:hAnsi="Times New Roman" w:cs="Times New Roman"/>
          <w:sz w:val="20"/>
          <w:szCs w:val="20"/>
        </w:rPr>
        <w:t xml:space="preserve">                                             </w:t>
      </w:r>
      <w:r w:rsidR="004061AF">
        <w:rPr>
          <w:rFonts w:ascii="Times New Roman" w:hAnsi="Times New Roman" w:cs="Times New Roman"/>
          <w:sz w:val="20"/>
          <w:szCs w:val="20"/>
        </w:rPr>
        <w:tab/>
      </w:r>
      <w:r w:rsidR="004061AF">
        <w:rPr>
          <w:rFonts w:ascii="Times New Roman" w:hAnsi="Times New Roman" w:cs="Times New Roman"/>
          <w:sz w:val="20"/>
          <w:szCs w:val="20"/>
        </w:rPr>
        <w:tab/>
      </w:r>
    </w:p>
    <w:p w14:paraId="2C1BEDD9" w14:textId="4F760DF3" w:rsidR="004061AF" w:rsidRPr="005D4C4A" w:rsidRDefault="004061AF" w:rsidP="005D4C4A">
      <w:pPr>
        <w:tabs>
          <w:tab w:val="left" w:pos="2148"/>
          <w:tab w:val="left" w:pos="2316"/>
          <w:tab w:val="left" w:pos="2988"/>
          <w:tab w:val="left" w:pos="6880"/>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95456" behindDoc="0" locked="0" layoutInCell="1" allowOverlap="1" wp14:anchorId="5E7BBF8F" wp14:editId="4C70C829">
                <wp:simplePos x="0" y="0"/>
                <wp:positionH relativeFrom="page">
                  <wp:posOffset>3573088</wp:posOffset>
                </wp:positionH>
                <wp:positionV relativeFrom="paragraph">
                  <wp:posOffset>6350</wp:posOffset>
                </wp:positionV>
                <wp:extent cx="1236638" cy="1072662"/>
                <wp:effectExtent l="0" t="0" r="20955" b="13335"/>
                <wp:wrapNone/>
                <wp:docPr id="37568" name="Oval 37568"/>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F13342" w14:textId="11D0BF48" w:rsidR="004061AF" w:rsidRDefault="005D4C4A" w:rsidP="004061AF">
                            <w:pPr>
                              <w:jc w:val="center"/>
                              <w:rPr>
                                <w:rFonts w:ascii="Times New Roman" w:hAnsi="Times New Roman" w:cs="Times New Roman"/>
                                <w:sz w:val="20"/>
                                <w:szCs w:val="20"/>
                              </w:rPr>
                            </w:pPr>
                            <w:r>
                              <w:rPr>
                                <w:rFonts w:ascii="Times New Roman" w:hAnsi="Times New Roman" w:cs="Times New Roman"/>
                                <w:sz w:val="20"/>
                                <w:szCs w:val="20"/>
                              </w:rPr>
                              <w:t>USER</w:t>
                            </w:r>
                          </w:p>
                          <w:p w14:paraId="1046E009" w14:textId="4C12934D" w:rsidR="005D4C4A"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7BBF8F" id="Oval 37568" o:spid="_x0000_s1043" style="position:absolute;left:0;text-align:left;margin-left:281.35pt;margin-top:.5pt;width:97.35pt;height:84.4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" fillcolor="white [3201]" strokecolor="black [3213]" strokeweight="1pt">
                <v:stroke joinstyle="miter"/>
                <v:textbox>
                  <w:txbxContent>
                    <w:p w14:paraId="22F13342" w14:textId="11D0BF48" w:rsidR="004061AF" w:rsidRDefault="005D4C4A" w:rsidP="004061AF">
                      <w:pPr>
                        <w:jc w:val="center"/>
                        <w:rPr>
                          <w:rFonts w:ascii="Times New Roman" w:hAnsi="Times New Roman" w:cs="Times New Roman"/>
                          <w:sz w:val="20"/>
                          <w:szCs w:val="20"/>
                        </w:rPr>
                      </w:pPr>
                      <w:r>
                        <w:rPr>
                          <w:rFonts w:ascii="Times New Roman" w:hAnsi="Times New Roman" w:cs="Times New Roman"/>
                          <w:sz w:val="20"/>
                          <w:szCs w:val="20"/>
                        </w:rPr>
                        <w:t>USER</w:t>
                      </w:r>
                    </w:p>
                    <w:p w14:paraId="1046E009" w14:textId="4C12934D" w:rsidR="005D4C4A"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REGISTRATION</w:t>
                      </w:r>
                    </w:p>
                  </w:txbxContent>
                </v:textbox>
                <w10:wrap anchorx="page"/>
              </v:oval>
            </w:pict>
          </mc:Fallback>
        </mc:AlternateContent>
      </w:r>
      <w:r w:rsidR="005D4C4A">
        <w:rPr>
          <w:rFonts w:ascii="Times New Roman" w:hAnsi="Times New Roman" w:cs="Times New Roman"/>
          <w:sz w:val="28"/>
          <w:szCs w:val="28"/>
        </w:rPr>
        <w:tab/>
      </w:r>
      <w:r w:rsidR="005D4C4A" w:rsidRPr="005D4C4A">
        <w:rPr>
          <w:rFonts w:ascii="Times New Roman" w:hAnsi="Times New Roman" w:cs="Times New Roman"/>
          <w:sz w:val="20"/>
          <w:szCs w:val="20"/>
        </w:rPr>
        <w:t>USER DETAILS</w:t>
      </w:r>
      <w:r w:rsidR="005D4C4A">
        <w:rPr>
          <w:rFonts w:ascii="Times New Roman" w:hAnsi="Times New Roman" w:cs="Times New Roman"/>
          <w:sz w:val="20"/>
          <w:szCs w:val="20"/>
        </w:rPr>
        <w:tab/>
        <w:t>APPROVE</w:t>
      </w:r>
    </w:p>
    <w:p w14:paraId="16C9E517" w14:textId="379C793A" w:rsidR="005D4C4A" w:rsidRPr="00E05B42" w:rsidRDefault="005D4C4A" w:rsidP="005D4C4A">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93408" behindDoc="0" locked="0" layoutInCell="1" allowOverlap="1" wp14:anchorId="1DBBA65D" wp14:editId="2371120C">
                <wp:simplePos x="0" y="0"/>
                <wp:positionH relativeFrom="column">
                  <wp:posOffset>4925060</wp:posOffset>
                </wp:positionH>
                <wp:positionV relativeFrom="paragraph">
                  <wp:posOffset>5715</wp:posOffset>
                </wp:positionV>
                <wp:extent cx="0" cy="577850"/>
                <wp:effectExtent l="0" t="0" r="38100" b="31750"/>
                <wp:wrapNone/>
                <wp:docPr id="37569" name="Straight Connector 37569"/>
                <wp:cNvGraphicFramePr/>
                <a:graphic xmlns:a="http://schemas.openxmlformats.org/drawingml/2006/main">
                  <a:graphicData uri="http://schemas.microsoft.com/office/word/2010/wordprocessingShape">
                    <wps:wsp>
                      <wps:cNvCnPr/>
                      <wps:spPr>
                        <a:xfrm>
                          <a:off x="0" y="0"/>
                          <a:ext cx="0" cy="577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41F34A6" id="Straight Connector 37569" o:spid="_x0000_s1026" style="position:absolute;z-index:251793408;visibility:visible;mso-wrap-style:square;mso-wrap-distance-left:9pt;mso-wrap-distance-top:0;mso-wrap-distance-right:9pt;mso-wrap-distance-bottom:0;mso-position-horizontal:absolute;mso-position-horizontal-relative:text;mso-position-vertical:absolute;mso-position-vertical-relative:text" from="387.8pt,.45pt" to="387.8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" strokecolor="black [3200]" strokeweight="1pt">
                <v:stroke joinstyle="miter"/>
              </v:line>
            </w:pict>
          </mc:Fallback>
        </mc:AlternateContent>
      </w:r>
      <w:r w:rsidR="004061AF">
        <w:rPr>
          <w:rFonts w:ascii="Times New Roman" w:hAnsi="Times New Roman" w:cs="Times New Roman"/>
          <w:noProof/>
          <w:sz w:val="28"/>
          <w:szCs w:val="28"/>
        </w:rPr>
        <mc:AlternateContent>
          <mc:Choice Requires="wps">
            <w:drawing>
              <wp:anchor distT="0" distB="0" distL="114300" distR="114300" simplePos="0" relativeHeight="251792384" behindDoc="0" locked="0" layoutInCell="1" allowOverlap="1" wp14:anchorId="1AF8DD57" wp14:editId="5526857C">
                <wp:simplePos x="0" y="0"/>
                <wp:positionH relativeFrom="column">
                  <wp:posOffset>4907626</wp:posOffset>
                </wp:positionH>
                <wp:positionV relativeFrom="paragraph">
                  <wp:posOffset>5715</wp:posOffset>
                </wp:positionV>
                <wp:extent cx="1174750" cy="12700"/>
                <wp:effectExtent l="0" t="0" r="25400" b="25400"/>
                <wp:wrapNone/>
                <wp:docPr id="37571" name="Straight Connector 37571"/>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98EF97" id="Straight Connector 37571" o:spid="_x0000_s1026" style="position:absolute;z-index:251792384;visibility:visible;mso-wrap-style:square;mso-wrap-distance-left:9pt;mso-wrap-distance-top:0;mso-wrap-distance-right:9pt;mso-wrap-distance-bottom:0;mso-position-horizontal:absolute;mso-position-horizontal-relative:text;mso-position-vertical:absolute;mso-position-vertical-relative:text" from="386.45pt,.45pt" to="47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" strokecolor="black [3200]" strokeweight="1pt">
                <v:stroke joinstyle="miter"/>
              </v:line>
            </w:pict>
          </mc:Fallback>
        </mc:AlternateContent>
      </w:r>
      <w:r w:rsidR="004061AF">
        <w:rPr>
          <w:rFonts w:ascii="Times New Roman" w:hAnsi="Times New Roman" w:cs="Times New Roman"/>
          <w:sz w:val="28"/>
          <w:szCs w:val="28"/>
        </w:rPr>
        <w:tab/>
      </w:r>
      <w:r>
        <w:rPr>
          <w:rFonts w:ascii="Times New Roman" w:hAnsi="Times New Roman" w:cs="Times New Roman"/>
          <w:sz w:val="20"/>
          <w:szCs w:val="20"/>
        </w:rPr>
        <w:t>USER_REGISTRATION</w:t>
      </w:r>
    </w:p>
    <w:p w14:paraId="46805C8C" w14:textId="5D73CF66" w:rsidR="004061AF" w:rsidRPr="00E05B42" w:rsidRDefault="005D4C4A"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98528" behindDoc="0" locked="0" layoutInCell="1" allowOverlap="1" wp14:anchorId="12E34FD6" wp14:editId="49847BE7">
                <wp:simplePos x="0" y="0"/>
                <wp:positionH relativeFrom="column">
                  <wp:posOffset>3635375</wp:posOffset>
                </wp:positionH>
                <wp:positionV relativeFrom="paragraph">
                  <wp:posOffset>10794</wp:posOffset>
                </wp:positionV>
                <wp:extent cx="2202180" cy="211455"/>
                <wp:effectExtent l="0" t="57150" r="369570" b="36195"/>
                <wp:wrapNone/>
                <wp:docPr id="37572" name="Connector: Curved 37572"/>
                <wp:cNvGraphicFramePr/>
                <a:graphic xmlns:a="http://schemas.openxmlformats.org/drawingml/2006/main">
                  <a:graphicData uri="http://schemas.microsoft.com/office/word/2010/wordprocessingShape">
                    <wps:wsp>
                      <wps:cNvCnPr/>
                      <wps:spPr>
                        <a:xfrm flipV="1">
                          <a:off x="0" y="0"/>
                          <a:ext cx="2202180" cy="211455"/>
                        </a:xfrm>
                        <a:prstGeom prst="curvedConnector3">
                          <a:avLst>
                            <a:gd name="adj1" fmla="val 11520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0FF494" id="Connector: Curved 37572" o:spid="_x0000_s1026" type="#_x0000_t38" style="position:absolute;margin-left:286.25pt;margin-top:.85pt;width:173.4pt;height:16.65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" adj="24885"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4432" behindDoc="0" locked="0" layoutInCell="1" allowOverlap="1" wp14:anchorId="3748C3AC" wp14:editId="3388263B">
                <wp:simplePos x="0" y="0"/>
                <wp:positionH relativeFrom="margin">
                  <wp:posOffset>4907280</wp:posOffset>
                </wp:positionH>
                <wp:positionV relativeFrom="paragraph">
                  <wp:posOffset>7620</wp:posOffset>
                </wp:positionV>
                <wp:extent cx="1174750" cy="12700"/>
                <wp:effectExtent l="0" t="0" r="25400" b="25400"/>
                <wp:wrapNone/>
                <wp:docPr id="37573" name="Straight Connector 37573"/>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2FB7C38" id="Straight Connector 37573" o:spid="_x0000_s1026" style="position:absolute;z-index:251794432;visibility:visible;mso-wrap-style:square;mso-wrap-distance-left:9pt;mso-wrap-distance-top:0;mso-wrap-distance-right:9pt;mso-wrap-distance-bottom:0;mso-position-horizontal:absolute;mso-position-horizontal-relative:margin;mso-position-vertical:absolute;mso-position-vertical-relative:text" from="386.4pt,.6pt" to="478.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" strokecolor="black [3200]" strokeweight="1pt">
                <v:stroke joinstyle="miter"/>
                <w10:wrap anchorx="margin"/>
              </v:line>
            </w:pict>
          </mc:Fallback>
        </mc:AlternateContent>
      </w:r>
    </w:p>
    <w:p w14:paraId="05F536A5" w14:textId="50D8BD08" w:rsidR="004061AF" w:rsidRPr="00D45DB9" w:rsidRDefault="00D45DB9" w:rsidP="005D4C4A">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79072" behindDoc="0" locked="0" layoutInCell="1" allowOverlap="1" wp14:anchorId="6484FE59" wp14:editId="673D734D">
                <wp:simplePos x="0" y="0"/>
                <wp:positionH relativeFrom="column">
                  <wp:posOffset>3669030</wp:posOffset>
                </wp:positionH>
                <wp:positionV relativeFrom="paragraph">
                  <wp:posOffset>284826</wp:posOffset>
                </wp:positionV>
                <wp:extent cx="2148897" cy="387754"/>
                <wp:effectExtent l="0" t="0" r="327660" b="88900"/>
                <wp:wrapNone/>
                <wp:docPr id="105" name="Connector: Curved 105"/>
                <wp:cNvGraphicFramePr/>
                <a:graphic xmlns:a="http://schemas.openxmlformats.org/drawingml/2006/main">
                  <a:graphicData uri="http://schemas.microsoft.com/office/word/2010/wordprocessingShape">
                    <wps:wsp>
                      <wps:cNvCnPr/>
                      <wps:spPr>
                        <a:xfrm>
                          <a:off x="0" y="0"/>
                          <a:ext cx="2148897" cy="387754"/>
                        </a:xfrm>
                        <a:prstGeom prst="curvedConnector3">
                          <a:avLst>
                            <a:gd name="adj1" fmla="val 11372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3052E" id="Connector: Curved 105" o:spid="_x0000_s1026" type="#_x0000_t38" style="position:absolute;margin-left:288.9pt;margin-top:22.45pt;width:169.2pt;height:30.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" adj="24565" strokecolor="black [3200]" strokeweight="1.5pt">
                <v:stroke endarrow="block" joinstyle="miter"/>
              </v:shape>
            </w:pict>
          </mc:Fallback>
        </mc:AlternateContent>
      </w:r>
      <w:r w:rsidRPr="00D45DB9">
        <w:rPr>
          <w:rFonts w:ascii="Times New Roman" w:hAnsi="Times New Roman" w:cs="Times New Roman"/>
          <w:sz w:val="20"/>
          <w:szCs w:val="20"/>
        </w:rPr>
        <w:t>DELETE</w:t>
      </w:r>
      <w:r w:rsidR="004061AF" w:rsidRPr="00D45DB9">
        <w:rPr>
          <w:rFonts w:ascii="Times New Roman" w:hAnsi="Times New Roman" w:cs="Times New Roman"/>
          <w:sz w:val="20"/>
          <w:szCs w:val="20"/>
        </w:rPr>
        <w:tab/>
        <w:t xml:space="preserve"> </w:t>
      </w:r>
      <w:r w:rsidR="004061AF" w:rsidRPr="00D45DB9">
        <w:rPr>
          <w:rFonts w:ascii="Times New Roman" w:hAnsi="Times New Roman" w:cs="Times New Roman"/>
          <w:noProof/>
          <w:sz w:val="20"/>
          <w:szCs w:val="20"/>
        </w:rPr>
        <mc:AlternateContent>
          <mc:Choice Requires="wps">
            <w:drawing>
              <wp:anchor distT="0" distB="0" distL="114300" distR="114300" simplePos="0" relativeHeight="251778048" behindDoc="0" locked="0" layoutInCell="1" allowOverlap="1" wp14:anchorId="48D8F68C" wp14:editId="5C0EB13F">
                <wp:simplePos x="0" y="0"/>
                <wp:positionH relativeFrom="column">
                  <wp:posOffset>1425575</wp:posOffset>
                </wp:positionH>
                <wp:positionV relativeFrom="paragraph">
                  <wp:posOffset>300990</wp:posOffset>
                </wp:positionV>
                <wp:extent cx="2124000" cy="1550035"/>
                <wp:effectExtent l="209550" t="76200" r="0" b="31115"/>
                <wp:wrapNone/>
                <wp:docPr id="104" name="Connector: Curved 104"/>
                <wp:cNvGraphicFramePr/>
                <a:graphic xmlns:a="http://schemas.openxmlformats.org/drawingml/2006/main">
                  <a:graphicData uri="http://schemas.microsoft.com/office/word/2010/wordprocessingShape">
                    <wps:wsp>
                      <wps:cNvCnPr/>
                      <wps:spPr>
                        <a:xfrm flipV="1">
                          <a:off x="0" y="0"/>
                          <a:ext cx="2124000" cy="1550035"/>
                        </a:xfrm>
                        <a:prstGeom prst="curvedConnector3">
                          <a:avLst>
                            <a:gd name="adj1" fmla="val -946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5F89D" id="Connector: Curved 104" o:spid="_x0000_s1026" type="#_x0000_t38" style="position:absolute;margin-left:112.25pt;margin-top:23.7pt;width:167.25pt;height:122.0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" adj="-2044" strokecolor="black [3200]" strokeweight="1.5pt">
                <v:stroke endarrow="block" joinstyle="miter"/>
              </v:shape>
            </w:pict>
          </mc:Fallback>
        </mc:AlternateContent>
      </w:r>
    </w:p>
    <w:p w14:paraId="2B3E0534" w14:textId="6E83C991" w:rsidR="004061AF" w:rsidRPr="005D4C4A" w:rsidRDefault="004061AF" w:rsidP="00D45DB9">
      <w:pPr>
        <w:tabs>
          <w:tab w:val="left" w:pos="2364"/>
          <w:tab w:val="left" w:pos="2736"/>
          <w:tab w:val="left" w:pos="6796"/>
        </w:tabs>
        <w:spacing w:line="360" w:lineRule="auto"/>
        <w:ind w:right="849"/>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77024" behindDoc="0" locked="0" layoutInCell="1" allowOverlap="1" wp14:anchorId="7494288F" wp14:editId="72E4EC2F">
                <wp:simplePos x="0" y="0"/>
                <wp:positionH relativeFrom="page">
                  <wp:posOffset>3573088</wp:posOffset>
                </wp:positionH>
                <wp:positionV relativeFrom="paragraph">
                  <wp:posOffset>6350</wp:posOffset>
                </wp:positionV>
                <wp:extent cx="1236638" cy="1072662"/>
                <wp:effectExtent l="0" t="0" r="20955" b="13335"/>
                <wp:wrapNone/>
                <wp:docPr id="106" name="Oval 106"/>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1DE47E" w14:textId="1BCA007A" w:rsidR="004061AF" w:rsidRDefault="005D4C4A" w:rsidP="004061AF">
                            <w:pPr>
                              <w:jc w:val="center"/>
                              <w:rPr>
                                <w:rFonts w:ascii="Times New Roman" w:hAnsi="Times New Roman" w:cs="Times New Roman"/>
                                <w:sz w:val="20"/>
                                <w:szCs w:val="20"/>
                              </w:rPr>
                            </w:pPr>
                            <w:r>
                              <w:rPr>
                                <w:rFonts w:ascii="Times New Roman" w:hAnsi="Times New Roman" w:cs="Times New Roman"/>
                                <w:sz w:val="20"/>
                                <w:szCs w:val="20"/>
                              </w:rPr>
                              <w:t>ACADEMIC</w:t>
                            </w:r>
                          </w:p>
                          <w:p w14:paraId="2F80F8BA" w14:textId="13491C29" w:rsidR="005D4C4A"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CALENDER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94288F" id="Oval 106" o:spid="_x0000_s1044" style="position:absolute;left:0;text-align:left;margin-left:281.35pt;margin-top:.5pt;width:97.35pt;height:84.4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" fillcolor="white [3201]" strokecolor="black [3213]" strokeweight="1pt">
                <v:stroke joinstyle="miter"/>
                <v:textbox>
                  <w:txbxContent>
                    <w:p w14:paraId="5C1DE47E" w14:textId="1BCA007A" w:rsidR="004061AF" w:rsidRDefault="005D4C4A" w:rsidP="004061AF">
                      <w:pPr>
                        <w:jc w:val="center"/>
                        <w:rPr>
                          <w:rFonts w:ascii="Times New Roman" w:hAnsi="Times New Roman" w:cs="Times New Roman"/>
                          <w:sz w:val="20"/>
                          <w:szCs w:val="20"/>
                        </w:rPr>
                      </w:pPr>
                      <w:r>
                        <w:rPr>
                          <w:rFonts w:ascii="Times New Roman" w:hAnsi="Times New Roman" w:cs="Times New Roman"/>
                          <w:sz w:val="20"/>
                          <w:szCs w:val="20"/>
                        </w:rPr>
                        <w:t>ACADEMIC</w:t>
                      </w:r>
                    </w:p>
                    <w:p w14:paraId="2F80F8BA" w14:textId="13491C29" w:rsidR="005D4C4A"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CALENDER</w:t>
                      </w:r>
                    </w:p>
                  </w:txbxContent>
                </v:textbox>
                <w10:wrap anchorx="page"/>
              </v:oval>
            </w:pict>
          </mc:Fallback>
        </mc:AlternateContent>
      </w:r>
      <w:r w:rsidR="005D4C4A">
        <w:rPr>
          <w:rFonts w:ascii="Times New Roman" w:hAnsi="Times New Roman" w:cs="Times New Roman"/>
          <w:sz w:val="28"/>
          <w:szCs w:val="28"/>
        </w:rPr>
        <w:tab/>
      </w:r>
      <w:r w:rsidR="005D4C4A" w:rsidRPr="005D4C4A">
        <w:rPr>
          <w:rFonts w:ascii="Times New Roman" w:hAnsi="Times New Roman" w:cs="Times New Roman"/>
          <w:sz w:val="20"/>
          <w:szCs w:val="20"/>
        </w:rPr>
        <w:t>EVENTS</w:t>
      </w:r>
      <w:r w:rsidR="00D45DB9">
        <w:rPr>
          <w:rFonts w:ascii="Times New Roman" w:hAnsi="Times New Roman" w:cs="Times New Roman"/>
          <w:sz w:val="20"/>
          <w:szCs w:val="20"/>
        </w:rPr>
        <w:tab/>
        <w:t>APPROVE</w:t>
      </w:r>
    </w:p>
    <w:p w14:paraId="055A5B46" w14:textId="4BBA25C8" w:rsidR="004061AF" w:rsidRPr="00E05B42" w:rsidRDefault="00D45DB9"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74976" behindDoc="0" locked="0" layoutInCell="1" allowOverlap="1" wp14:anchorId="5345B930" wp14:editId="58A9B7EB">
                <wp:simplePos x="0" y="0"/>
                <wp:positionH relativeFrom="column">
                  <wp:posOffset>4922289</wp:posOffset>
                </wp:positionH>
                <wp:positionV relativeFrom="paragraph">
                  <wp:posOffset>4387</wp:posOffset>
                </wp:positionV>
                <wp:extent cx="0" cy="577850"/>
                <wp:effectExtent l="0" t="0" r="38100" b="31750"/>
                <wp:wrapNone/>
                <wp:docPr id="107" name="Straight Connector 107"/>
                <wp:cNvGraphicFramePr/>
                <a:graphic xmlns:a="http://schemas.openxmlformats.org/drawingml/2006/main">
                  <a:graphicData uri="http://schemas.microsoft.com/office/word/2010/wordprocessingShape">
                    <wps:wsp>
                      <wps:cNvCnPr/>
                      <wps:spPr>
                        <a:xfrm>
                          <a:off x="0" y="0"/>
                          <a:ext cx="0" cy="577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FD5E03" id="Straight Connector 107"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387.6pt,.35pt" to="387.6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" strokecolor="black [3200]" strokeweight="1pt">
                <v:stroke joinstyle="miter"/>
              </v:line>
            </w:pict>
          </mc:Fallback>
        </mc:AlternateContent>
      </w:r>
      <w:r w:rsidR="004061AF">
        <w:rPr>
          <w:rFonts w:ascii="Times New Roman" w:hAnsi="Times New Roman" w:cs="Times New Roman"/>
          <w:noProof/>
          <w:sz w:val="28"/>
          <w:szCs w:val="28"/>
        </w:rPr>
        <mc:AlternateContent>
          <mc:Choice Requires="wps">
            <w:drawing>
              <wp:anchor distT="0" distB="0" distL="114300" distR="114300" simplePos="0" relativeHeight="251773952" behindDoc="0" locked="0" layoutInCell="1" allowOverlap="1" wp14:anchorId="0907B77F" wp14:editId="08174AB2">
                <wp:simplePos x="0" y="0"/>
                <wp:positionH relativeFrom="column">
                  <wp:posOffset>4907626</wp:posOffset>
                </wp:positionH>
                <wp:positionV relativeFrom="paragraph">
                  <wp:posOffset>5715</wp:posOffset>
                </wp:positionV>
                <wp:extent cx="1174750" cy="12700"/>
                <wp:effectExtent l="0" t="0" r="25400" b="25400"/>
                <wp:wrapNone/>
                <wp:docPr id="109" name="Straight Connector 109"/>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550A27E" id="Straight Connector 109"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386.45pt,.45pt" to="47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" strokecolor="black [3200]" strokeweight="1pt">
                <v:stroke joinstyle="miter"/>
              </v:line>
            </w:pict>
          </mc:Fallback>
        </mc:AlternateContent>
      </w:r>
      <w:r w:rsidR="004061AF">
        <w:rPr>
          <w:rFonts w:ascii="Times New Roman" w:hAnsi="Times New Roman" w:cs="Times New Roman"/>
          <w:sz w:val="28"/>
          <w:szCs w:val="28"/>
        </w:rPr>
        <w:tab/>
      </w:r>
    </w:p>
    <w:p w14:paraId="427E72E7" w14:textId="062D1C97" w:rsidR="004061AF" w:rsidRDefault="004061AF"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80096" behindDoc="0" locked="0" layoutInCell="1" allowOverlap="1" wp14:anchorId="0099540D" wp14:editId="0DD48152">
                <wp:simplePos x="0" y="0"/>
                <wp:positionH relativeFrom="column">
                  <wp:posOffset>3581342</wp:posOffset>
                </wp:positionH>
                <wp:positionV relativeFrom="paragraph">
                  <wp:posOffset>260408</wp:posOffset>
                </wp:positionV>
                <wp:extent cx="2209338" cy="187036"/>
                <wp:effectExtent l="0" t="57150" r="362585" b="22860"/>
                <wp:wrapNone/>
                <wp:docPr id="110" name="Connector: Curved 110"/>
                <wp:cNvGraphicFramePr/>
                <a:graphic xmlns:a="http://schemas.openxmlformats.org/drawingml/2006/main">
                  <a:graphicData uri="http://schemas.microsoft.com/office/word/2010/wordprocessingShape">
                    <wps:wsp>
                      <wps:cNvCnPr/>
                      <wps:spPr>
                        <a:xfrm flipV="1">
                          <a:off x="0" y="0"/>
                          <a:ext cx="2209338" cy="187036"/>
                        </a:xfrm>
                        <a:prstGeom prst="curvedConnector3">
                          <a:avLst>
                            <a:gd name="adj1" fmla="val 11520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9CC47" id="Connector: Curved 110" o:spid="_x0000_s1026" type="#_x0000_t38" style="position:absolute;margin-left:282pt;margin-top:20.5pt;width:173.95pt;height:14.75pt;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" adj="24885"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76000" behindDoc="0" locked="0" layoutInCell="1" allowOverlap="1" wp14:anchorId="7496EB02" wp14:editId="5CC29244">
                <wp:simplePos x="0" y="0"/>
                <wp:positionH relativeFrom="margin">
                  <wp:posOffset>4907857</wp:posOffset>
                </wp:positionH>
                <wp:positionV relativeFrom="paragraph">
                  <wp:posOffset>242224</wp:posOffset>
                </wp:positionV>
                <wp:extent cx="1174750" cy="12700"/>
                <wp:effectExtent l="0" t="0" r="25400" b="25400"/>
                <wp:wrapNone/>
                <wp:docPr id="111" name="Straight Connector 111"/>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1ED0F5" id="Straight Connector 111" o:spid="_x0000_s1026" style="position:absolute;z-index:251776000;visibility:visible;mso-wrap-style:square;mso-wrap-distance-left:9pt;mso-wrap-distance-top:0;mso-wrap-distance-right:9pt;mso-wrap-distance-bottom:0;mso-position-horizontal:absolute;mso-position-horizontal-relative:margin;mso-position-vertical:absolute;mso-position-vertical-relative:text" from="386.45pt,19.05pt" to="478.9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" strokecolor="black [3200]" strokeweight="1pt">
                <v:stroke joinstyle="miter"/>
                <w10:wrap anchorx="margin"/>
              </v:line>
            </w:pict>
          </mc:Fallback>
        </mc:AlternateContent>
      </w:r>
      <w:r>
        <w:rPr>
          <w:rFonts w:ascii="Times New Roman" w:hAnsi="Times New Roman" w:cs="Times New Roman"/>
          <w:sz w:val="28"/>
          <w:szCs w:val="28"/>
        </w:rPr>
        <w:tab/>
        <w:t xml:space="preserve">  </w:t>
      </w:r>
      <w:r w:rsidR="005D4C4A">
        <w:rPr>
          <w:rFonts w:ascii="Times New Roman" w:hAnsi="Times New Roman" w:cs="Times New Roman"/>
          <w:sz w:val="20"/>
          <w:szCs w:val="20"/>
        </w:rPr>
        <w:t>EVENTS</w:t>
      </w:r>
    </w:p>
    <w:p w14:paraId="16A375DB" w14:textId="2F2F6EF1" w:rsidR="004061AF" w:rsidRPr="009D13C6" w:rsidRDefault="004061AF" w:rsidP="00D45DB9">
      <w:pPr>
        <w:tabs>
          <w:tab w:val="left" w:pos="8007"/>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87264" behindDoc="0" locked="0" layoutInCell="1" allowOverlap="1" wp14:anchorId="56767022" wp14:editId="72D7D0B1">
                <wp:simplePos x="0" y="0"/>
                <wp:positionH relativeFrom="column">
                  <wp:posOffset>1456401</wp:posOffset>
                </wp:positionH>
                <wp:positionV relativeFrom="paragraph">
                  <wp:posOffset>298853</wp:posOffset>
                </wp:positionV>
                <wp:extent cx="2214996" cy="186459"/>
                <wp:effectExtent l="76200" t="76200" r="0" b="23495"/>
                <wp:wrapNone/>
                <wp:docPr id="112" name="Connector: Curved 112"/>
                <wp:cNvGraphicFramePr/>
                <a:graphic xmlns:a="http://schemas.openxmlformats.org/drawingml/2006/main">
                  <a:graphicData uri="http://schemas.microsoft.com/office/word/2010/wordprocessingShape">
                    <wps:wsp>
                      <wps:cNvCnPr/>
                      <wps:spPr>
                        <a:xfrm flipV="1">
                          <a:off x="0" y="0"/>
                          <a:ext cx="2214996" cy="186459"/>
                        </a:xfrm>
                        <a:prstGeom prst="curvedConnector3">
                          <a:avLst>
                            <a:gd name="adj1" fmla="val -258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3EE176" id="Connector: Curved 112" o:spid="_x0000_s1026" type="#_x0000_t38" style="position:absolute;margin-left:114.7pt;margin-top:23.55pt;width:174.4pt;height:14.7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" adj="-558" strokecolor="black [3200]" strokeweight="1.5pt">
                <v:stroke endarrow="block" joinstyle="miter"/>
              </v:shape>
            </w:pict>
          </mc:Fallback>
        </mc:AlternateContent>
      </w:r>
      <w:r>
        <w:rPr>
          <w:rFonts w:ascii="Times New Roman" w:hAnsi="Times New Roman" w:cs="Times New Roman"/>
          <w:sz w:val="20"/>
          <w:szCs w:val="20"/>
        </w:rPr>
        <w:tab/>
      </w:r>
      <w:r>
        <w:rPr>
          <w:rFonts w:ascii="Times New Roman" w:hAnsi="Times New Roman" w:cs="Times New Roman"/>
          <w:sz w:val="20"/>
          <w:szCs w:val="20"/>
        </w:rPr>
        <w:tab/>
      </w:r>
      <w:r w:rsidR="00D45DB9">
        <w:rPr>
          <w:rFonts w:ascii="Times New Roman" w:hAnsi="Times New Roman" w:cs="Times New Roman"/>
          <w:sz w:val="20"/>
          <w:szCs w:val="20"/>
        </w:rPr>
        <w:t>DELETE</w:t>
      </w:r>
      <w:r w:rsidR="00D45DB9">
        <w:rPr>
          <w:rFonts w:ascii="Times New Roman" w:hAnsi="Times New Roman" w:cs="Times New Roman"/>
          <w:sz w:val="20"/>
          <w:szCs w:val="20"/>
        </w:rPr>
        <w:tab/>
      </w:r>
    </w:p>
    <w:p w14:paraId="17ED1DB7" w14:textId="23B961DC" w:rsidR="004061AF" w:rsidRPr="005D4C4A" w:rsidRDefault="004061AF" w:rsidP="00D45DB9">
      <w:pPr>
        <w:tabs>
          <w:tab w:val="left" w:pos="3564"/>
          <w:tab w:val="left" w:pos="3864"/>
          <w:tab w:val="left" w:pos="6884"/>
        </w:tabs>
        <w:spacing w:line="360" w:lineRule="auto"/>
        <w:ind w:right="849"/>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88288" behindDoc="0" locked="0" layoutInCell="1" allowOverlap="1" wp14:anchorId="0266131C" wp14:editId="20F7C575">
                <wp:simplePos x="0" y="0"/>
                <wp:positionH relativeFrom="column">
                  <wp:posOffset>3669550</wp:posOffset>
                </wp:positionH>
                <wp:positionV relativeFrom="paragraph">
                  <wp:posOffset>5888</wp:posOffset>
                </wp:positionV>
                <wp:extent cx="2148897" cy="387754"/>
                <wp:effectExtent l="0" t="0" r="327660" b="88900"/>
                <wp:wrapNone/>
                <wp:docPr id="113" name="Connector: Curved 113"/>
                <wp:cNvGraphicFramePr/>
                <a:graphic xmlns:a="http://schemas.openxmlformats.org/drawingml/2006/main">
                  <a:graphicData uri="http://schemas.microsoft.com/office/word/2010/wordprocessingShape">
                    <wps:wsp>
                      <wps:cNvCnPr/>
                      <wps:spPr>
                        <a:xfrm>
                          <a:off x="0" y="0"/>
                          <a:ext cx="2148897" cy="387754"/>
                        </a:xfrm>
                        <a:prstGeom prst="curvedConnector3">
                          <a:avLst>
                            <a:gd name="adj1" fmla="val 11372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0506FF" id="Connector: Curved 113" o:spid="_x0000_s1026" type="#_x0000_t38" style="position:absolute;margin-left:288.95pt;margin-top:.45pt;width:169.2pt;height:30.5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" adj="24565"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6240" behindDoc="0" locked="0" layoutInCell="1" allowOverlap="1" wp14:anchorId="5C5EDA65" wp14:editId="3DED2AB6">
                <wp:simplePos x="0" y="0"/>
                <wp:positionH relativeFrom="page">
                  <wp:posOffset>3573088</wp:posOffset>
                </wp:positionH>
                <wp:positionV relativeFrom="paragraph">
                  <wp:posOffset>6350</wp:posOffset>
                </wp:positionV>
                <wp:extent cx="1236638" cy="1072662"/>
                <wp:effectExtent l="0" t="0" r="20955" b="13335"/>
                <wp:wrapNone/>
                <wp:docPr id="114" name="Oval 114"/>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F5DFC1" w14:textId="3342D943" w:rsidR="004061AF"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FUND RAISING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5EDA65" id="Oval 114" o:spid="_x0000_s1045" style="position:absolute;left:0;text-align:left;margin-left:281.35pt;margin-top:.5pt;width:97.35pt;height:84.4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" fillcolor="white [3201]" strokecolor="black [3213]" strokeweight="1pt">
                <v:stroke joinstyle="miter"/>
                <v:textbox>
                  <w:txbxContent>
                    <w:p w14:paraId="4DF5DFC1" w14:textId="3342D943" w:rsidR="004061AF"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FUND RAISING</w:t>
                      </w:r>
                    </w:p>
                  </w:txbxContent>
                </v:textbox>
                <w10:wrap anchorx="page"/>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2144" behindDoc="0" locked="0" layoutInCell="1" allowOverlap="1" wp14:anchorId="6A0D69EA" wp14:editId="29F20052">
                <wp:simplePos x="0" y="0"/>
                <wp:positionH relativeFrom="column">
                  <wp:posOffset>1013402</wp:posOffset>
                </wp:positionH>
                <wp:positionV relativeFrom="paragraph">
                  <wp:posOffset>187383</wp:posOffset>
                </wp:positionV>
                <wp:extent cx="1184031" cy="861646"/>
                <wp:effectExtent l="0" t="0" r="16510" b="15240"/>
                <wp:wrapNone/>
                <wp:docPr id="122" name="Rectangle 122"/>
                <wp:cNvGraphicFramePr/>
                <a:graphic xmlns:a="http://schemas.openxmlformats.org/drawingml/2006/main">
                  <a:graphicData uri="http://schemas.microsoft.com/office/word/2010/wordprocessingShape">
                    <wps:wsp>
                      <wps:cNvSpPr/>
                      <wps:spPr>
                        <a:xfrm>
                          <a:off x="0" y="0"/>
                          <a:ext cx="1184031" cy="8616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95D790" w14:textId="77777777" w:rsidR="004061AF" w:rsidRDefault="004061AF" w:rsidP="004061AF">
                            <w:pPr>
                              <w:rPr>
                                <w:rFonts w:ascii="Times New Roman" w:hAnsi="Times New Roman" w:cs="Times New Roman"/>
                                <w:sz w:val="20"/>
                                <w:szCs w:val="20"/>
                              </w:rPr>
                            </w:pPr>
                          </w:p>
                          <w:p w14:paraId="4B7B9118" w14:textId="78DA87A4" w:rsidR="004061AF" w:rsidRPr="00FB79EF" w:rsidRDefault="004061AF" w:rsidP="004061AF">
                            <w:pPr>
                              <w:rPr>
                                <w:rFonts w:ascii="Times New Roman" w:hAnsi="Times New Roman" w:cs="Times New Roman"/>
                                <w:sz w:val="20"/>
                                <w:szCs w:val="20"/>
                              </w:rPr>
                            </w:pPr>
                            <w:r>
                              <w:rPr>
                                <w:rFonts w:ascii="Times New Roman" w:hAnsi="Times New Roman" w:cs="Times New Roman"/>
                                <w:sz w:val="20"/>
                                <w:szCs w:val="20"/>
                              </w:rPr>
                              <w:t xml:space="preserve">         </w:t>
                            </w:r>
                            <w:r w:rsidR="005D4C4A">
                              <w:rPr>
                                <w:rFonts w:ascii="Times New Roman" w:hAnsi="Times New Roman" w:cs="Times New Roman"/>
                                <w:sz w:val="20"/>
                                <w:szCs w:val="20"/>
                              </w:rPr>
                              <w:t>USER</w:t>
                            </w:r>
                          </w:p>
                          <w:p w14:paraId="5E7A2134" w14:textId="77777777" w:rsidR="004061AF" w:rsidRDefault="004061AF" w:rsidP="004061A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0D69EA" id="Rectangle 122" o:spid="_x0000_s1046" style="position:absolute;left:0;text-align:left;margin-left:79.8pt;margin-top:14.75pt;width:93.25pt;height:67.8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" fillcolor="white [3201]" strokecolor="black [3213]" strokeweight="1pt">
                <v:textbox>
                  <w:txbxContent>
                    <w:p w14:paraId="6C95D790" w14:textId="77777777" w:rsidR="004061AF" w:rsidRDefault="004061AF" w:rsidP="004061AF">
                      <w:pPr>
                        <w:rPr>
                          <w:rFonts w:ascii="Times New Roman" w:hAnsi="Times New Roman" w:cs="Times New Roman"/>
                          <w:sz w:val="20"/>
                          <w:szCs w:val="20"/>
                        </w:rPr>
                      </w:pPr>
                    </w:p>
                    <w:p w14:paraId="4B7B9118" w14:textId="78DA87A4" w:rsidR="004061AF" w:rsidRPr="00FB79EF" w:rsidRDefault="004061AF" w:rsidP="004061AF">
                      <w:pPr>
                        <w:rPr>
                          <w:rFonts w:ascii="Times New Roman" w:hAnsi="Times New Roman" w:cs="Times New Roman"/>
                          <w:sz w:val="20"/>
                          <w:szCs w:val="20"/>
                        </w:rPr>
                      </w:pPr>
                      <w:r>
                        <w:rPr>
                          <w:rFonts w:ascii="Times New Roman" w:hAnsi="Times New Roman" w:cs="Times New Roman"/>
                          <w:sz w:val="20"/>
                          <w:szCs w:val="20"/>
                        </w:rPr>
                        <w:t xml:space="preserve">         </w:t>
                      </w:r>
                      <w:r w:rsidR="005D4C4A">
                        <w:rPr>
                          <w:rFonts w:ascii="Times New Roman" w:hAnsi="Times New Roman" w:cs="Times New Roman"/>
                          <w:sz w:val="20"/>
                          <w:szCs w:val="20"/>
                        </w:rPr>
                        <w:t>USER</w:t>
                      </w:r>
                    </w:p>
                    <w:p w14:paraId="5E7A2134" w14:textId="77777777" w:rsidR="004061AF" w:rsidRDefault="004061AF" w:rsidP="004061AF"/>
                  </w:txbxContent>
                </v:textbox>
              </v:rect>
            </w:pict>
          </mc:Fallback>
        </mc:AlternateContent>
      </w:r>
      <w:r w:rsidR="005D4C4A">
        <w:rPr>
          <w:rFonts w:ascii="Times New Roman" w:hAnsi="Times New Roman" w:cs="Times New Roman"/>
          <w:sz w:val="28"/>
          <w:szCs w:val="28"/>
        </w:rPr>
        <w:tab/>
      </w:r>
      <w:r w:rsidR="005D4C4A" w:rsidRPr="005D4C4A">
        <w:rPr>
          <w:rFonts w:ascii="Times New Roman" w:hAnsi="Times New Roman" w:cs="Times New Roman"/>
          <w:sz w:val="20"/>
          <w:szCs w:val="20"/>
        </w:rPr>
        <w:t>FUND RAISING</w:t>
      </w:r>
      <w:r w:rsidR="00D45DB9">
        <w:rPr>
          <w:rFonts w:ascii="Times New Roman" w:hAnsi="Times New Roman" w:cs="Times New Roman"/>
          <w:sz w:val="20"/>
          <w:szCs w:val="20"/>
        </w:rPr>
        <w:tab/>
        <w:t>APPROVE</w:t>
      </w:r>
    </w:p>
    <w:p w14:paraId="7E99B012" w14:textId="08CFFD8E" w:rsidR="004061AF" w:rsidRPr="00E05B42" w:rsidRDefault="00D45DB9"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84192" behindDoc="0" locked="0" layoutInCell="1" allowOverlap="1" wp14:anchorId="4E8C4FAC" wp14:editId="38969FFF">
                <wp:simplePos x="0" y="0"/>
                <wp:positionH relativeFrom="column">
                  <wp:posOffset>4922289</wp:posOffset>
                </wp:positionH>
                <wp:positionV relativeFrom="paragraph">
                  <wp:posOffset>4388</wp:posOffset>
                </wp:positionV>
                <wp:extent cx="0" cy="577850"/>
                <wp:effectExtent l="0" t="0" r="38100" b="31750"/>
                <wp:wrapNone/>
                <wp:docPr id="121" name="Straight Connector 121"/>
                <wp:cNvGraphicFramePr/>
                <a:graphic xmlns:a="http://schemas.openxmlformats.org/drawingml/2006/main">
                  <a:graphicData uri="http://schemas.microsoft.com/office/word/2010/wordprocessingShape">
                    <wps:wsp>
                      <wps:cNvCnPr/>
                      <wps:spPr>
                        <a:xfrm>
                          <a:off x="0" y="0"/>
                          <a:ext cx="0" cy="577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47B293" id="Straight Connector 121"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387.6pt,.35pt" to="387.6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" strokecolor="black [3200]" strokeweight="1pt">
                <v:stroke joinstyle="miter"/>
              </v:line>
            </w:pict>
          </mc:Fallback>
        </mc:AlternateContent>
      </w:r>
      <w:r w:rsidR="004061AF">
        <w:rPr>
          <w:rFonts w:ascii="Times New Roman" w:hAnsi="Times New Roman" w:cs="Times New Roman"/>
          <w:noProof/>
          <w:sz w:val="28"/>
          <w:szCs w:val="28"/>
        </w:rPr>
        <mc:AlternateContent>
          <mc:Choice Requires="wps">
            <w:drawing>
              <wp:anchor distT="0" distB="0" distL="114300" distR="114300" simplePos="0" relativeHeight="251783168" behindDoc="0" locked="0" layoutInCell="1" allowOverlap="1" wp14:anchorId="1C2F748E" wp14:editId="6397358A">
                <wp:simplePos x="0" y="0"/>
                <wp:positionH relativeFrom="column">
                  <wp:posOffset>4907626</wp:posOffset>
                </wp:positionH>
                <wp:positionV relativeFrom="paragraph">
                  <wp:posOffset>5715</wp:posOffset>
                </wp:positionV>
                <wp:extent cx="1174750" cy="12700"/>
                <wp:effectExtent l="0" t="0" r="25400" b="25400"/>
                <wp:wrapNone/>
                <wp:docPr id="123" name="Straight Connector 123"/>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F83FE7" id="Straight Connector 123"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386.45pt,.45pt" to="47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" strokecolor="black [3200]" strokeweight="1pt">
                <v:stroke joinstyle="miter"/>
              </v:line>
            </w:pict>
          </mc:Fallback>
        </mc:AlternateContent>
      </w:r>
      <w:r w:rsidR="004061AF">
        <w:rPr>
          <w:rFonts w:ascii="Times New Roman" w:hAnsi="Times New Roman" w:cs="Times New Roman"/>
          <w:sz w:val="28"/>
          <w:szCs w:val="28"/>
        </w:rPr>
        <w:tab/>
      </w:r>
    </w:p>
    <w:p w14:paraId="6C7BC07F" w14:textId="18446032" w:rsidR="004061AF" w:rsidRDefault="004061AF"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89312" behindDoc="0" locked="0" layoutInCell="1" allowOverlap="1" wp14:anchorId="3AEDD3B0" wp14:editId="5F365604">
                <wp:simplePos x="0" y="0"/>
                <wp:positionH relativeFrom="column">
                  <wp:posOffset>3611130</wp:posOffset>
                </wp:positionH>
                <wp:positionV relativeFrom="paragraph">
                  <wp:posOffset>259253</wp:posOffset>
                </wp:positionV>
                <wp:extent cx="2179550" cy="193964"/>
                <wp:effectExtent l="0" t="57150" r="354330" b="34925"/>
                <wp:wrapNone/>
                <wp:docPr id="124" name="Connector: Curved 124"/>
                <wp:cNvGraphicFramePr/>
                <a:graphic xmlns:a="http://schemas.openxmlformats.org/drawingml/2006/main">
                  <a:graphicData uri="http://schemas.microsoft.com/office/word/2010/wordprocessingShape">
                    <wps:wsp>
                      <wps:cNvCnPr/>
                      <wps:spPr>
                        <a:xfrm flipV="1">
                          <a:off x="0" y="0"/>
                          <a:ext cx="2179550" cy="193964"/>
                        </a:xfrm>
                        <a:prstGeom prst="curvedConnector3">
                          <a:avLst>
                            <a:gd name="adj1" fmla="val 11520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A53810" id="Connector: Curved 124" o:spid="_x0000_s1026" type="#_x0000_t38" style="position:absolute;margin-left:284.35pt;margin-top:20.4pt;width:171.6pt;height:15.25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" adj="24885"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5216" behindDoc="0" locked="0" layoutInCell="1" allowOverlap="1" wp14:anchorId="100353BF" wp14:editId="6AB07D75">
                <wp:simplePos x="0" y="0"/>
                <wp:positionH relativeFrom="margin">
                  <wp:posOffset>4907857</wp:posOffset>
                </wp:positionH>
                <wp:positionV relativeFrom="paragraph">
                  <wp:posOffset>242224</wp:posOffset>
                </wp:positionV>
                <wp:extent cx="1174750" cy="12700"/>
                <wp:effectExtent l="0" t="0" r="25400" b="25400"/>
                <wp:wrapNone/>
                <wp:docPr id="125" name="Straight Connector 125"/>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961F849" id="Straight Connector 125" o:spid="_x0000_s1026" style="position:absolute;z-index:251785216;visibility:visible;mso-wrap-style:square;mso-wrap-distance-left:9pt;mso-wrap-distance-top:0;mso-wrap-distance-right:9pt;mso-wrap-distance-bottom:0;mso-position-horizontal:absolute;mso-position-horizontal-relative:margin;mso-position-vertical:absolute;mso-position-vertical-relative:text" from="386.45pt,19.05pt" to="478.9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" strokecolor="black [3200]" strokeweight="1pt">
                <v:stroke joinstyle="miter"/>
                <w10:wrap anchorx="margin"/>
              </v:line>
            </w:pict>
          </mc:Fallback>
        </mc:AlternateContent>
      </w:r>
      <w:r>
        <w:rPr>
          <w:rFonts w:ascii="Times New Roman" w:hAnsi="Times New Roman" w:cs="Times New Roman"/>
          <w:sz w:val="28"/>
          <w:szCs w:val="28"/>
        </w:rPr>
        <w:tab/>
        <w:t xml:space="preserve">  </w:t>
      </w:r>
      <w:r w:rsidR="005D4C4A">
        <w:rPr>
          <w:rFonts w:ascii="Times New Roman" w:hAnsi="Times New Roman" w:cs="Times New Roman"/>
          <w:sz w:val="20"/>
          <w:szCs w:val="20"/>
        </w:rPr>
        <w:t>FUNDD</w:t>
      </w:r>
    </w:p>
    <w:p w14:paraId="56DE3A2F" w14:textId="136DA5CE" w:rsidR="004061AF" w:rsidRPr="004061AF" w:rsidRDefault="004061AF"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05696" behindDoc="0" locked="0" layoutInCell="1" allowOverlap="1" wp14:anchorId="081A22AF" wp14:editId="4A452303">
                <wp:simplePos x="0" y="0"/>
                <wp:positionH relativeFrom="column">
                  <wp:posOffset>1273175</wp:posOffset>
                </wp:positionH>
                <wp:positionV relativeFrom="paragraph">
                  <wp:posOffset>52705</wp:posOffset>
                </wp:positionV>
                <wp:extent cx="2397760" cy="1615440"/>
                <wp:effectExtent l="228600" t="0" r="59690" b="99060"/>
                <wp:wrapNone/>
                <wp:docPr id="37574" name="Connector: Curved 37574"/>
                <wp:cNvGraphicFramePr/>
                <a:graphic xmlns:a="http://schemas.openxmlformats.org/drawingml/2006/main">
                  <a:graphicData uri="http://schemas.microsoft.com/office/word/2010/wordprocessingShape">
                    <wps:wsp>
                      <wps:cNvCnPr/>
                      <wps:spPr>
                        <a:xfrm>
                          <a:off x="0" y="0"/>
                          <a:ext cx="2397760" cy="1615440"/>
                        </a:xfrm>
                        <a:prstGeom prst="curvedConnector3">
                          <a:avLst>
                            <a:gd name="adj1" fmla="val -946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F7D07B" id="Connector: Curved 37574" o:spid="_x0000_s1026" type="#_x0000_t38" style="position:absolute;margin-left:100.25pt;margin-top:4.15pt;width:188.8pt;height:127.2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" adj="-2044" strokecolor="black [3200]" strokeweight="1.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68832" behindDoc="0" locked="0" layoutInCell="1" allowOverlap="1" wp14:anchorId="4204B3E6" wp14:editId="06BC6176">
                <wp:simplePos x="0" y="0"/>
                <wp:positionH relativeFrom="column">
                  <wp:posOffset>1326515</wp:posOffset>
                </wp:positionH>
                <wp:positionV relativeFrom="paragraph">
                  <wp:posOffset>60325</wp:posOffset>
                </wp:positionV>
                <wp:extent cx="2344420" cy="236220"/>
                <wp:effectExtent l="228600" t="0" r="74930" b="87630"/>
                <wp:wrapNone/>
                <wp:docPr id="88" name="Connector: Curved 88"/>
                <wp:cNvGraphicFramePr/>
                <a:graphic xmlns:a="http://schemas.openxmlformats.org/drawingml/2006/main">
                  <a:graphicData uri="http://schemas.microsoft.com/office/word/2010/wordprocessingShape">
                    <wps:wsp>
                      <wps:cNvCnPr/>
                      <wps:spPr>
                        <a:xfrm>
                          <a:off x="0" y="0"/>
                          <a:ext cx="2344420" cy="236220"/>
                        </a:xfrm>
                        <a:prstGeom prst="curvedConnector3">
                          <a:avLst>
                            <a:gd name="adj1" fmla="val -946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B98A67" id="Connector: Curved 88" o:spid="_x0000_s1026" type="#_x0000_t38" style="position:absolute;margin-left:104.45pt;margin-top:4.75pt;width:184.6pt;height:18.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" adj="-2044" strokecolor="black [3200]" strokeweight="1.5pt">
                <v:stroke endarrow="block" joinstyle="miter"/>
              </v:shape>
            </w:pict>
          </mc:Fallback>
        </mc:AlternateContent>
      </w:r>
      <w:r w:rsidR="00D45DB9">
        <w:rPr>
          <w:rFonts w:ascii="Times New Roman" w:hAnsi="Times New Roman" w:cs="Times New Roman"/>
          <w:sz w:val="20"/>
          <w:szCs w:val="20"/>
        </w:rPr>
        <w:t>DELETE</w:t>
      </w:r>
      <w:r>
        <w:rPr>
          <w:rFonts w:ascii="Times New Roman" w:hAnsi="Times New Roman" w:cs="Times New Roman"/>
          <w:sz w:val="20"/>
          <w:szCs w:val="20"/>
        </w:rPr>
        <w:tab/>
      </w:r>
      <w:r>
        <w:rPr>
          <w:rFonts w:ascii="Times New Roman" w:hAnsi="Times New Roman" w:cs="Times New Roman"/>
          <w:sz w:val="20"/>
          <w:szCs w:val="20"/>
        </w:rPr>
        <w:tab/>
      </w:r>
    </w:p>
    <w:p w14:paraId="266B0D9E" w14:textId="64401B77" w:rsidR="004061AF" w:rsidRPr="005D4C4A" w:rsidRDefault="004061AF" w:rsidP="00D45DB9">
      <w:pPr>
        <w:tabs>
          <w:tab w:val="left" w:pos="3048"/>
          <w:tab w:val="left" w:pos="6873"/>
        </w:tabs>
        <w:spacing w:line="360" w:lineRule="auto"/>
        <w:ind w:right="849"/>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69856" behindDoc="0" locked="0" layoutInCell="1" allowOverlap="1" wp14:anchorId="5AF37A54" wp14:editId="49A8D8FC">
                <wp:simplePos x="0" y="0"/>
                <wp:positionH relativeFrom="column">
                  <wp:posOffset>3669550</wp:posOffset>
                </wp:positionH>
                <wp:positionV relativeFrom="paragraph">
                  <wp:posOffset>5888</wp:posOffset>
                </wp:positionV>
                <wp:extent cx="2148897" cy="387754"/>
                <wp:effectExtent l="0" t="0" r="327660" b="88900"/>
                <wp:wrapNone/>
                <wp:docPr id="101" name="Connector: Curved 101"/>
                <wp:cNvGraphicFramePr/>
                <a:graphic xmlns:a="http://schemas.openxmlformats.org/drawingml/2006/main">
                  <a:graphicData uri="http://schemas.microsoft.com/office/word/2010/wordprocessingShape">
                    <wps:wsp>
                      <wps:cNvCnPr/>
                      <wps:spPr>
                        <a:xfrm>
                          <a:off x="0" y="0"/>
                          <a:ext cx="2148897" cy="387754"/>
                        </a:xfrm>
                        <a:prstGeom prst="curvedConnector3">
                          <a:avLst>
                            <a:gd name="adj1" fmla="val 11372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DE5F9" id="Connector: Curved 101" o:spid="_x0000_s1026" type="#_x0000_t38" style="position:absolute;margin-left:288.95pt;margin-top:.45pt;width:169.2pt;height:30.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" adj="24565"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67808" behindDoc="0" locked="0" layoutInCell="1" allowOverlap="1" wp14:anchorId="6D9907AC" wp14:editId="22C8404E">
                <wp:simplePos x="0" y="0"/>
                <wp:positionH relativeFrom="page">
                  <wp:posOffset>3573088</wp:posOffset>
                </wp:positionH>
                <wp:positionV relativeFrom="paragraph">
                  <wp:posOffset>6350</wp:posOffset>
                </wp:positionV>
                <wp:extent cx="1236638" cy="1072662"/>
                <wp:effectExtent l="0" t="0" r="20955" b="13335"/>
                <wp:wrapNone/>
                <wp:docPr id="89" name="Oval 89"/>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1A135A" w14:textId="3184A2C2" w:rsidR="004061AF"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9907AC" id="Oval 89" o:spid="_x0000_s1047" style="position:absolute;left:0;text-align:left;margin-left:281.35pt;margin-top:.5pt;width:97.35pt;height:84.4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" fillcolor="white [3201]" strokecolor="black [3213]" strokeweight="1pt">
                <v:stroke joinstyle="miter"/>
                <v:textbox>
                  <w:txbxContent>
                    <w:p w14:paraId="5E1A135A" w14:textId="3184A2C2" w:rsidR="004061AF" w:rsidRPr="00FB79EF" w:rsidRDefault="005D4C4A" w:rsidP="004061AF">
                      <w:pPr>
                        <w:jc w:val="center"/>
                        <w:rPr>
                          <w:rFonts w:ascii="Times New Roman" w:hAnsi="Times New Roman" w:cs="Times New Roman"/>
                          <w:sz w:val="20"/>
                          <w:szCs w:val="20"/>
                        </w:rPr>
                      </w:pPr>
                      <w:r>
                        <w:rPr>
                          <w:rFonts w:ascii="Times New Roman" w:hAnsi="Times New Roman" w:cs="Times New Roman"/>
                          <w:sz w:val="20"/>
                          <w:szCs w:val="20"/>
                        </w:rPr>
                        <w:t>REQUIREMENTS</w:t>
                      </w:r>
                    </w:p>
                  </w:txbxContent>
                </v:textbox>
                <w10:wrap anchorx="page"/>
              </v:oval>
            </w:pict>
          </mc:Fallback>
        </mc:AlternateContent>
      </w:r>
      <w:r w:rsidR="005D4C4A">
        <w:rPr>
          <w:rFonts w:ascii="Times New Roman" w:hAnsi="Times New Roman" w:cs="Times New Roman"/>
          <w:sz w:val="28"/>
          <w:szCs w:val="28"/>
        </w:rPr>
        <w:tab/>
      </w:r>
      <w:r w:rsidR="005D4C4A" w:rsidRPr="005D4C4A">
        <w:rPr>
          <w:rFonts w:ascii="Times New Roman" w:hAnsi="Times New Roman" w:cs="Times New Roman"/>
          <w:sz w:val="20"/>
          <w:szCs w:val="20"/>
        </w:rPr>
        <w:t>REQUIREMENTS</w:t>
      </w:r>
      <w:r w:rsidR="00D45DB9">
        <w:rPr>
          <w:rFonts w:ascii="Times New Roman" w:hAnsi="Times New Roman" w:cs="Times New Roman"/>
          <w:sz w:val="20"/>
          <w:szCs w:val="20"/>
        </w:rPr>
        <w:tab/>
        <w:t>APPROVE</w:t>
      </w:r>
    </w:p>
    <w:p w14:paraId="73F6397E" w14:textId="07A08241" w:rsidR="004061AF" w:rsidRPr="00E05B42" w:rsidRDefault="00D45DB9"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14:anchorId="7757BCAF" wp14:editId="5B4FC00D">
                <wp:simplePos x="0" y="0"/>
                <wp:positionH relativeFrom="column">
                  <wp:posOffset>4915361</wp:posOffset>
                </wp:positionH>
                <wp:positionV relativeFrom="paragraph">
                  <wp:posOffset>4387</wp:posOffset>
                </wp:positionV>
                <wp:extent cx="0" cy="577850"/>
                <wp:effectExtent l="0" t="0" r="38100" b="31750"/>
                <wp:wrapNone/>
                <wp:docPr id="90" name="Straight Connector 90"/>
                <wp:cNvGraphicFramePr/>
                <a:graphic xmlns:a="http://schemas.openxmlformats.org/drawingml/2006/main">
                  <a:graphicData uri="http://schemas.microsoft.com/office/word/2010/wordprocessingShape">
                    <wps:wsp>
                      <wps:cNvCnPr/>
                      <wps:spPr>
                        <a:xfrm>
                          <a:off x="0" y="0"/>
                          <a:ext cx="0" cy="577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8135ED" id="Straight Connector 90"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387.05pt,.35pt" to="387.0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" strokecolor="black [3200]" strokeweight="1pt">
                <v:stroke joinstyle="miter"/>
              </v:line>
            </w:pict>
          </mc:Fallback>
        </mc:AlternateContent>
      </w:r>
      <w:r w:rsidR="004061AF">
        <w:rPr>
          <w:rFonts w:ascii="Times New Roman" w:hAnsi="Times New Roman" w:cs="Times New Roman"/>
          <w:noProof/>
          <w:sz w:val="28"/>
          <w:szCs w:val="28"/>
        </w:rPr>
        <mc:AlternateContent>
          <mc:Choice Requires="wps">
            <w:drawing>
              <wp:anchor distT="0" distB="0" distL="114300" distR="114300" simplePos="0" relativeHeight="251764736" behindDoc="0" locked="0" layoutInCell="1" allowOverlap="1" wp14:anchorId="28F0BDAC" wp14:editId="36A92BCD">
                <wp:simplePos x="0" y="0"/>
                <wp:positionH relativeFrom="column">
                  <wp:posOffset>4907626</wp:posOffset>
                </wp:positionH>
                <wp:positionV relativeFrom="paragraph">
                  <wp:posOffset>5715</wp:posOffset>
                </wp:positionV>
                <wp:extent cx="1174750" cy="12700"/>
                <wp:effectExtent l="0" t="0" r="25400" b="25400"/>
                <wp:wrapNone/>
                <wp:docPr id="92" name="Straight Connector 92"/>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FAA0E3" id="Straight Connector 92"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386.45pt,.45pt" to="47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" strokecolor="black [3200]" strokeweight="1pt">
                <v:stroke joinstyle="miter"/>
              </v:line>
            </w:pict>
          </mc:Fallback>
        </mc:AlternateContent>
      </w:r>
      <w:r w:rsidR="004061AF">
        <w:rPr>
          <w:rFonts w:ascii="Times New Roman" w:hAnsi="Times New Roman" w:cs="Times New Roman"/>
          <w:sz w:val="28"/>
          <w:szCs w:val="28"/>
        </w:rPr>
        <w:tab/>
      </w:r>
    </w:p>
    <w:p w14:paraId="687777A2" w14:textId="5A577C83" w:rsidR="004061AF" w:rsidRPr="007A54E7" w:rsidRDefault="004061AF"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770880" behindDoc="0" locked="0" layoutInCell="1" allowOverlap="1" wp14:anchorId="130239C8" wp14:editId="16C7986B">
                <wp:simplePos x="0" y="0"/>
                <wp:positionH relativeFrom="column">
                  <wp:posOffset>3609050</wp:posOffset>
                </wp:positionH>
                <wp:positionV relativeFrom="paragraph">
                  <wp:posOffset>258099</wp:posOffset>
                </wp:positionV>
                <wp:extent cx="2181629" cy="166254"/>
                <wp:effectExtent l="0" t="57150" r="352425" b="24765"/>
                <wp:wrapNone/>
                <wp:docPr id="103" name="Connector: Curved 103"/>
                <wp:cNvGraphicFramePr/>
                <a:graphic xmlns:a="http://schemas.openxmlformats.org/drawingml/2006/main">
                  <a:graphicData uri="http://schemas.microsoft.com/office/word/2010/wordprocessingShape">
                    <wps:wsp>
                      <wps:cNvCnPr/>
                      <wps:spPr>
                        <a:xfrm flipV="1">
                          <a:off x="0" y="0"/>
                          <a:ext cx="2181629" cy="166254"/>
                        </a:xfrm>
                        <a:prstGeom prst="curvedConnector3">
                          <a:avLst>
                            <a:gd name="adj1" fmla="val 11520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710F61" id="Connector: Curved 103" o:spid="_x0000_s1026" type="#_x0000_t38" style="position:absolute;margin-left:284.2pt;margin-top:20.3pt;width:171.8pt;height:13.1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" adj="24885"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66784" behindDoc="0" locked="0" layoutInCell="1" allowOverlap="1" wp14:anchorId="68BA1254" wp14:editId="455E1913">
                <wp:simplePos x="0" y="0"/>
                <wp:positionH relativeFrom="margin">
                  <wp:posOffset>4907857</wp:posOffset>
                </wp:positionH>
                <wp:positionV relativeFrom="paragraph">
                  <wp:posOffset>242224</wp:posOffset>
                </wp:positionV>
                <wp:extent cx="1174750" cy="12700"/>
                <wp:effectExtent l="0" t="0" r="25400" b="25400"/>
                <wp:wrapNone/>
                <wp:docPr id="95" name="Straight Connector 95"/>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AC7E67" id="Straight Connector 95" o:spid="_x0000_s1026" style="position:absolute;z-index:251766784;visibility:visible;mso-wrap-style:square;mso-wrap-distance-left:9pt;mso-wrap-distance-top:0;mso-wrap-distance-right:9pt;mso-wrap-distance-bottom:0;mso-position-horizontal:absolute;mso-position-horizontal-relative:margin;mso-position-vertical:absolute;mso-position-vertical-relative:text" from="386.45pt,19.05pt" to="478.9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" strokecolor="black [3200]" strokeweight="1pt">
                <v:stroke joinstyle="miter"/>
                <w10:wrap anchorx="margin"/>
              </v:line>
            </w:pict>
          </mc:Fallback>
        </mc:AlternateContent>
      </w:r>
      <w:r>
        <w:rPr>
          <w:rFonts w:ascii="Times New Roman" w:hAnsi="Times New Roman" w:cs="Times New Roman"/>
          <w:sz w:val="28"/>
          <w:szCs w:val="28"/>
        </w:rPr>
        <w:tab/>
        <w:t xml:space="preserve">  </w:t>
      </w:r>
      <w:r w:rsidR="005D4C4A">
        <w:rPr>
          <w:rFonts w:ascii="Times New Roman" w:hAnsi="Times New Roman" w:cs="Times New Roman"/>
          <w:sz w:val="20"/>
          <w:szCs w:val="20"/>
        </w:rPr>
        <w:t>REQUIREMENTS</w:t>
      </w:r>
    </w:p>
    <w:p w14:paraId="4A35764A" w14:textId="475B4FC5" w:rsidR="004061AF" w:rsidRPr="009D13C6" w:rsidRDefault="004061AF" w:rsidP="00D45DB9">
      <w:pPr>
        <w:tabs>
          <w:tab w:val="left" w:pos="3084"/>
          <w:tab w:val="left" w:pos="6880"/>
          <w:tab w:val="left" w:pos="7145"/>
          <w:tab w:val="left" w:pos="8150"/>
        </w:tabs>
        <w:spacing w:line="360" w:lineRule="auto"/>
        <w:ind w:left="7797" w:right="849" w:hanging="7797"/>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r>
      <w:r w:rsidR="005D4C4A">
        <w:rPr>
          <w:rFonts w:ascii="Times New Roman" w:hAnsi="Times New Roman" w:cs="Times New Roman"/>
          <w:sz w:val="20"/>
          <w:szCs w:val="20"/>
        </w:rPr>
        <w:t>IDEAS</w:t>
      </w:r>
      <w:r w:rsidR="005D4C4A">
        <w:rPr>
          <w:rFonts w:ascii="Times New Roman" w:hAnsi="Times New Roman" w:cs="Times New Roman"/>
          <w:sz w:val="20"/>
          <w:szCs w:val="20"/>
        </w:rPr>
        <w:tab/>
      </w:r>
      <w:r>
        <w:rPr>
          <w:rFonts w:ascii="Times New Roman" w:hAnsi="Times New Roman" w:cs="Times New Roman"/>
          <w:sz w:val="20"/>
          <w:szCs w:val="20"/>
        </w:rPr>
        <w:tab/>
      </w:r>
      <w:r w:rsidR="00D45DB9">
        <w:rPr>
          <w:rFonts w:ascii="Times New Roman" w:hAnsi="Times New Roman" w:cs="Times New Roman"/>
          <w:sz w:val="20"/>
          <w:szCs w:val="20"/>
        </w:rPr>
        <w:t>DELETE</w:t>
      </w:r>
      <w:r w:rsidR="00D45DB9">
        <w:rPr>
          <w:rFonts w:ascii="Times New Roman" w:hAnsi="Times New Roman" w:cs="Times New Roman"/>
          <w:sz w:val="20"/>
          <w:szCs w:val="20"/>
        </w:rPr>
        <w:tab/>
      </w:r>
    </w:p>
    <w:p w14:paraId="0007D911" w14:textId="0E5AD10E" w:rsidR="004061AF" w:rsidRPr="00D45DB9" w:rsidRDefault="004061AF" w:rsidP="00D45DB9">
      <w:pPr>
        <w:tabs>
          <w:tab w:val="left" w:pos="6880"/>
        </w:tabs>
        <w:spacing w:line="360" w:lineRule="auto"/>
        <w:ind w:right="849"/>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06720" behindDoc="0" locked="0" layoutInCell="1" allowOverlap="1" wp14:anchorId="460523A0" wp14:editId="157EAEA4">
                <wp:simplePos x="0" y="0"/>
                <wp:positionH relativeFrom="column">
                  <wp:posOffset>3669550</wp:posOffset>
                </wp:positionH>
                <wp:positionV relativeFrom="paragraph">
                  <wp:posOffset>5888</wp:posOffset>
                </wp:positionV>
                <wp:extent cx="2148897" cy="387754"/>
                <wp:effectExtent l="0" t="0" r="327660" b="88900"/>
                <wp:wrapNone/>
                <wp:docPr id="37575" name="Connector: Curved 37575"/>
                <wp:cNvGraphicFramePr/>
                <a:graphic xmlns:a="http://schemas.openxmlformats.org/drawingml/2006/main">
                  <a:graphicData uri="http://schemas.microsoft.com/office/word/2010/wordprocessingShape">
                    <wps:wsp>
                      <wps:cNvCnPr/>
                      <wps:spPr>
                        <a:xfrm>
                          <a:off x="0" y="0"/>
                          <a:ext cx="2148897" cy="387754"/>
                        </a:xfrm>
                        <a:prstGeom prst="curvedConnector3">
                          <a:avLst>
                            <a:gd name="adj1" fmla="val 113729"/>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6562D" id="Connector: Curved 37575" o:spid="_x0000_s1026" type="#_x0000_t38" style="position:absolute;margin-left:288.95pt;margin-top:.45pt;width:169.2pt;height:30.5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" adj="24565" strokecolor="black [3200]" strokeweight="1.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4672" behindDoc="0" locked="0" layoutInCell="1" allowOverlap="1" wp14:anchorId="5200292D" wp14:editId="6B3883C7">
                <wp:simplePos x="0" y="0"/>
                <wp:positionH relativeFrom="page">
                  <wp:posOffset>3573088</wp:posOffset>
                </wp:positionH>
                <wp:positionV relativeFrom="paragraph">
                  <wp:posOffset>6350</wp:posOffset>
                </wp:positionV>
                <wp:extent cx="1236638" cy="1072662"/>
                <wp:effectExtent l="0" t="0" r="20955" b="13335"/>
                <wp:wrapNone/>
                <wp:docPr id="37576" name="Oval 37576"/>
                <wp:cNvGraphicFramePr/>
                <a:graphic xmlns:a="http://schemas.openxmlformats.org/drawingml/2006/main">
                  <a:graphicData uri="http://schemas.microsoft.com/office/word/2010/wordprocessingShape">
                    <wps:wsp>
                      <wps:cNvSpPr/>
                      <wps:spPr>
                        <a:xfrm>
                          <a:off x="0" y="0"/>
                          <a:ext cx="1236638" cy="107266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76C19A" w14:textId="51E136C0" w:rsidR="004061AF" w:rsidRPr="00FB79EF" w:rsidRDefault="005D4C4A" w:rsidP="005D4C4A">
                            <w:pPr>
                              <w:rPr>
                                <w:rFonts w:ascii="Times New Roman" w:hAnsi="Times New Roman" w:cs="Times New Roman"/>
                                <w:sz w:val="20"/>
                                <w:szCs w:val="20"/>
                              </w:rPr>
                            </w:pPr>
                            <w:r>
                              <w:rPr>
                                <w:rFonts w:ascii="Times New Roman" w:hAnsi="Times New Roman" w:cs="Times New Roman"/>
                                <w:sz w:val="20"/>
                                <w:szCs w:val="20"/>
                              </w:rPr>
                              <w:t xml:space="preserve">    IDEAS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00292D" id="Oval 37576" o:spid="_x0000_s1048" style="position:absolute;left:0;text-align:left;margin-left:281.35pt;margin-top:.5pt;width:97.35pt;height:84.45pt;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" fillcolor="white [3201]" strokecolor="black [3213]" strokeweight="1pt">
                <v:stroke joinstyle="miter"/>
                <v:textbox>
                  <w:txbxContent>
                    <w:p w14:paraId="7576C19A" w14:textId="51E136C0" w:rsidR="004061AF" w:rsidRPr="00FB79EF" w:rsidRDefault="005D4C4A" w:rsidP="005D4C4A">
                      <w:pPr>
                        <w:rPr>
                          <w:rFonts w:ascii="Times New Roman" w:hAnsi="Times New Roman" w:cs="Times New Roman"/>
                          <w:sz w:val="20"/>
                          <w:szCs w:val="20"/>
                        </w:rPr>
                      </w:pPr>
                      <w:r>
                        <w:rPr>
                          <w:rFonts w:ascii="Times New Roman" w:hAnsi="Times New Roman" w:cs="Times New Roman"/>
                          <w:sz w:val="20"/>
                          <w:szCs w:val="20"/>
                        </w:rPr>
                        <w:t xml:space="preserve">    IDEAS</w:t>
                      </w:r>
                    </w:p>
                  </w:txbxContent>
                </v:textbox>
                <w10:wrap anchorx="page"/>
              </v:oval>
            </w:pict>
          </mc:Fallback>
        </mc:AlternateContent>
      </w:r>
      <w:r w:rsidR="00D45DB9">
        <w:rPr>
          <w:rFonts w:ascii="Times New Roman" w:hAnsi="Times New Roman" w:cs="Times New Roman"/>
          <w:sz w:val="28"/>
          <w:szCs w:val="28"/>
        </w:rPr>
        <w:tab/>
      </w:r>
      <w:r w:rsidR="00D45DB9" w:rsidRPr="00D45DB9">
        <w:rPr>
          <w:rFonts w:ascii="Times New Roman" w:hAnsi="Times New Roman" w:cs="Times New Roman"/>
          <w:sz w:val="20"/>
          <w:szCs w:val="20"/>
        </w:rPr>
        <w:t>APPROVE</w:t>
      </w:r>
    </w:p>
    <w:p w14:paraId="481F0F08" w14:textId="4D12B477" w:rsidR="004061AF" w:rsidRPr="00E05B42" w:rsidRDefault="00D45DB9"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802624" behindDoc="0" locked="0" layoutInCell="1" allowOverlap="1" wp14:anchorId="722460BA" wp14:editId="3EBFA3D7">
                <wp:simplePos x="0" y="0"/>
                <wp:positionH relativeFrom="column">
                  <wp:posOffset>4908434</wp:posOffset>
                </wp:positionH>
                <wp:positionV relativeFrom="paragraph">
                  <wp:posOffset>17087</wp:posOffset>
                </wp:positionV>
                <wp:extent cx="0" cy="577850"/>
                <wp:effectExtent l="0" t="0" r="38100" b="31750"/>
                <wp:wrapNone/>
                <wp:docPr id="37577" name="Straight Connector 37577"/>
                <wp:cNvGraphicFramePr/>
                <a:graphic xmlns:a="http://schemas.openxmlformats.org/drawingml/2006/main">
                  <a:graphicData uri="http://schemas.microsoft.com/office/word/2010/wordprocessingShape">
                    <wps:wsp>
                      <wps:cNvCnPr/>
                      <wps:spPr>
                        <a:xfrm>
                          <a:off x="0" y="0"/>
                          <a:ext cx="0" cy="577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44B1E9" id="Straight Connector 37577"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386.5pt,1.35pt" to="386.5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" strokecolor="black [3200]" strokeweight="1pt">
                <v:stroke joinstyle="miter"/>
              </v:line>
            </w:pict>
          </mc:Fallback>
        </mc:AlternateContent>
      </w:r>
      <w:r w:rsidR="004061AF">
        <w:rPr>
          <w:rFonts w:ascii="Times New Roman" w:hAnsi="Times New Roman" w:cs="Times New Roman"/>
          <w:noProof/>
          <w:sz w:val="28"/>
          <w:szCs w:val="28"/>
        </w:rPr>
        <mc:AlternateContent>
          <mc:Choice Requires="wps">
            <w:drawing>
              <wp:anchor distT="0" distB="0" distL="114300" distR="114300" simplePos="0" relativeHeight="251801600" behindDoc="0" locked="0" layoutInCell="1" allowOverlap="1" wp14:anchorId="3B400460" wp14:editId="21F4B85C">
                <wp:simplePos x="0" y="0"/>
                <wp:positionH relativeFrom="column">
                  <wp:posOffset>4907626</wp:posOffset>
                </wp:positionH>
                <wp:positionV relativeFrom="paragraph">
                  <wp:posOffset>5715</wp:posOffset>
                </wp:positionV>
                <wp:extent cx="1174750" cy="12700"/>
                <wp:effectExtent l="0" t="0" r="25400" b="25400"/>
                <wp:wrapNone/>
                <wp:docPr id="37579" name="Straight Connector 37579"/>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4BEA2B" id="Straight Connector 37579"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386.45pt,.45pt" to="47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" strokecolor="black [3200]" strokeweight="1pt">
                <v:stroke joinstyle="miter"/>
              </v:line>
            </w:pict>
          </mc:Fallback>
        </mc:AlternateContent>
      </w:r>
      <w:r w:rsidR="004061AF">
        <w:rPr>
          <w:rFonts w:ascii="Times New Roman" w:hAnsi="Times New Roman" w:cs="Times New Roman"/>
          <w:sz w:val="28"/>
          <w:szCs w:val="28"/>
        </w:rPr>
        <w:tab/>
      </w:r>
    </w:p>
    <w:p w14:paraId="6A90860A" w14:textId="3DB5A936" w:rsidR="004061AF" w:rsidRPr="00E05B42" w:rsidRDefault="00D45DB9" w:rsidP="004061AF">
      <w:pPr>
        <w:tabs>
          <w:tab w:val="left" w:pos="8116"/>
        </w:tabs>
        <w:spacing w:line="360" w:lineRule="auto"/>
        <w:ind w:left="7797" w:right="849" w:hanging="142"/>
        <w:jc w:val="both"/>
        <w:rPr>
          <w:rFonts w:ascii="Times New Roman" w:hAnsi="Times New Roman" w:cs="Times New Roman"/>
          <w:sz w:val="20"/>
          <w:szCs w:val="20"/>
        </w:rPr>
      </w:pPr>
      <w:r>
        <w:rPr>
          <w:rFonts w:ascii="Times New Roman" w:hAnsi="Times New Roman" w:cs="Times New Roman"/>
          <w:noProof/>
          <w:sz w:val="28"/>
          <w:szCs w:val="28"/>
        </w:rPr>
        <mc:AlternateContent>
          <mc:Choice Requires="wps">
            <w:drawing>
              <wp:anchor distT="0" distB="0" distL="114300" distR="114300" simplePos="0" relativeHeight="251807744" behindDoc="0" locked="0" layoutInCell="1" allowOverlap="1" wp14:anchorId="445160F6" wp14:editId="3700CBAD">
                <wp:simplePos x="0" y="0"/>
                <wp:positionH relativeFrom="column">
                  <wp:posOffset>3609051</wp:posOffset>
                </wp:positionH>
                <wp:positionV relativeFrom="paragraph">
                  <wp:posOffset>255790</wp:posOffset>
                </wp:positionV>
                <wp:extent cx="2168237" cy="201583"/>
                <wp:effectExtent l="0" t="57150" r="365760" b="27305"/>
                <wp:wrapNone/>
                <wp:docPr id="37580" name="Connector: Curved 37580"/>
                <wp:cNvGraphicFramePr/>
                <a:graphic xmlns:a="http://schemas.openxmlformats.org/drawingml/2006/main">
                  <a:graphicData uri="http://schemas.microsoft.com/office/word/2010/wordprocessingShape">
                    <wps:wsp>
                      <wps:cNvCnPr/>
                      <wps:spPr>
                        <a:xfrm flipV="1">
                          <a:off x="0" y="0"/>
                          <a:ext cx="2168237" cy="201583"/>
                        </a:xfrm>
                        <a:prstGeom prst="curvedConnector3">
                          <a:avLst>
                            <a:gd name="adj1" fmla="val 11520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71489" id="Connector: Curved 37580" o:spid="_x0000_s1026" type="#_x0000_t38" style="position:absolute;margin-left:284.2pt;margin-top:20.15pt;width:170.75pt;height:15.85pt;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" adj="24885" strokecolor="black [3200]" strokeweight="1.5pt">
                <v:stroke endarrow="block" joinstyle="miter"/>
              </v:shape>
            </w:pict>
          </mc:Fallback>
        </mc:AlternateContent>
      </w:r>
      <w:r w:rsidR="004061AF">
        <w:rPr>
          <w:rFonts w:ascii="Times New Roman" w:hAnsi="Times New Roman" w:cs="Times New Roman"/>
          <w:noProof/>
          <w:sz w:val="28"/>
          <w:szCs w:val="28"/>
        </w:rPr>
        <mc:AlternateContent>
          <mc:Choice Requires="wps">
            <w:drawing>
              <wp:anchor distT="0" distB="0" distL="114300" distR="114300" simplePos="0" relativeHeight="251803648" behindDoc="0" locked="0" layoutInCell="1" allowOverlap="1" wp14:anchorId="35409BDC" wp14:editId="25E39EE1">
                <wp:simplePos x="0" y="0"/>
                <wp:positionH relativeFrom="margin">
                  <wp:posOffset>4907857</wp:posOffset>
                </wp:positionH>
                <wp:positionV relativeFrom="paragraph">
                  <wp:posOffset>242224</wp:posOffset>
                </wp:positionV>
                <wp:extent cx="1174750" cy="12700"/>
                <wp:effectExtent l="0" t="0" r="25400" b="25400"/>
                <wp:wrapNone/>
                <wp:docPr id="37581" name="Straight Connector 37581"/>
                <wp:cNvGraphicFramePr/>
                <a:graphic xmlns:a="http://schemas.openxmlformats.org/drawingml/2006/main">
                  <a:graphicData uri="http://schemas.microsoft.com/office/word/2010/wordprocessingShape">
                    <wps:wsp>
                      <wps:cNvCnPr/>
                      <wps:spPr>
                        <a:xfrm>
                          <a:off x="0" y="0"/>
                          <a:ext cx="117475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B38979" id="Straight Connector 37581" o:spid="_x0000_s1026" style="position:absolute;z-index:251803648;visibility:visible;mso-wrap-style:square;mso-wrap-distance-left:9pt;mso-wrap-distance-top:0;mso-wrap-distance-right:9pt;mso-wrap-distance-bottom:0;mso-position-horizontal:absolute;mso-position-horizontal-relative:margin;mso-position-vertical:absolute;mso-position-vertical-relative:text" from="386.45pt,19.05pt" to="478.9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" strokecolor="black [3200]" strokeweight="1pt">
                <v:stroke joinstyle="miter"/>
                <w10:wrap anchorx="margin"/>
              </v:line>
            </w:pict>
          </mc:Fallback>
        </mc:AlternateContent>
      </w:r>
      <w:r w:rsidR="004061AF">
        <w:rPr>
          <w:rFonts w:ascii="Times New Roman" w:hAnsi="Times New Roman" w:cs="Times New Roman"/>
          <w:sz w:val="28"/>
          <w:szCs w:val="28"/>
        </w:rPr>
        <w:tab/>
        <w:t xml:space="preserve">  </w:t>
      </w:r>
      <w:r w:rsidR="005D4C4A">
        <w:rPr>
          <w:rFonts w:ascii="Times New Roman" w:hAnsi="Times New Roman" w:cs="Times New Roman"/>
          <w:sz w:val="20"/>
          <w:szCs w:val="20"/>
        </w:rPr>
        <w:t>IDEAS</w:t>
      </w:r>
    </w:p>
    <w:p w14:paraId="457316D5" w14:textId="7AF5F23D" w:rsidR="004061AF" w:rsidRPr="007A54E7" w:rsidRDefault="00D45DB9" w:rsidP="00D45DB9">
      <w:pPr>
        <w:tabs>
          <w:tab w:val="left" w:pos="6895"/>
        </w:tabs>
        <w:spacing w:line="360" w:lineRule="auto"/>
        <w:ind w:right="849"/>
        <w:jc w:val="both"/>
        <w:rPr>
          <w:rFonts w:ascii="Times New Roman" w:hAnsi="Times New Roman" w:cs="Times New Roman"/>
          <w:sz w:val="20"/>
          <w:szCs w:val="20"/>
        </w:rPr>
      </w:pPr>
      <w:r>
        <w:rPr>
          <w:rFonts w:ascii="Times New Roman" w:hAnsi="Times New Roman" w:cs="Times New Roman"/>
          <w:sz w:val="20"/>
          <w:szCs w:val="20"/>
        </w:rPr>
        <w:tab/>
        <w:t>DELETE</w:t>
      </w:r>
    </w:p>
    <w:p w14:paraId="3A16D3A0" w14:textId="3B7C7284" w:rsidR="007C328C" w:rsidRDefault="007C328C" w:rsidP="00D45DB9">
      <w:pPr>
        <w:tabs>
          <w:tab w:val="left" w:pos="2956"/>
          <w:tab w:val="left" w:pos="7625"/>
        </w:tabs>
        <w:spacing w:line="360" w:lineRule="auto"/>
        <w:ind w:right="849"/>
        <w:jc w:val="both"/>
        <w:rPr>
          <w:rFonts w:ascii="Times New Roman" w:hAnsi="Times New Roman" w:cs="Times New Roman"/>
          <w:sz w:val="28"/>
          <w:szCs w:val="28"/>
        </w:rPr>
      </w:pPr>
    </w:p>
    <w:p w14:paraId="1017BE12" w14:textId="77777777" w:rsidR="007C328C" w:rsidRPr="007A54E7" w:rsidRDefault="007C328C" w:rsidP="00142CAD">
      <w:pPr>
        <w:spacing w:line="360" w:lineRule="auto"/>
        <w:ind w:right="849"/>
        <w:jc w:val="both"/>
        <w:rPr>
          <w:rFonts w:ascii="Times New Roman" w:hAnsi="Times New Roman" w:cs="Times New Roman"/>
          <w:sz w:val="28"/>
          <w:szCs w:val="28"/>
        </w:rPr>
      </w:pPr>
    </w:p>
    <w:p w14:paraId="0C14FE0B" w14:textId="64E522C6" w:rsidR="001135B3" w:rsidRPr="007A54E7" w:rsidRDefault="001135B3" w:rsidP="00142CAD">
      <w:pPr>
        <w:pStyle w:val="ListParagraph"/>
        <w:numPr>
          <w:ilvl w:val="0"/>
          <w:numId w:val="46"/>
        </w:numPr>
        <w:spacing w:line="360" w:lineRule="auto"/>
        <w:ind w:left="1843" w:right="849" w:hanging="425"/>
        <w:jc w:val="both"/>
        <w:rPr>
          <w:rFonts w:ascii="Times New Roman" w:hAnsi="Times New Roman" w:cs="Times New Roman"/>
          <w:sz w:val="28"/>
          <w:szCs w:val="28"/>
        </w:rPr>
      </w:pPr>
      <w:r w:rsidRPr="007A54E7">
        <w:rPr>
          <w:rFonts w:ascii="Times New Roman" w:hAnsi="Times New Roman" w:cs="Times New Roman"/>
          <w:sz w:val="28"/>
          <w:szCs w:val="28"/>
        </w:rPr>
        <w:lastRenderedPageBreak/>
        <w:t>SCREENSHOTS</w:t>
      </w:r>
    </w:p>
    <w:p w14:paraId="3981D1AB" w14:textId="77777777" w:rsidR="001135B3" w:rsidRDefault="001135B3" w:rsidP="00142CAD">
      <w:pPr>
        <w:pStyle w:val="ListParagraph"/>
        <w:spacing w:line="360" w:lineRule="auto"/>
        <w:ind w:left="1843" w:right="849"/>
        <w:jc w:val="both"/>
        <w:rPr>
          <w:rFonts w:ascii="Times New Roman" w:hAnsi="Times New Roman" w:cs="Times New Roman"/>
          <w:sz w:val="28"/>
          <w:szCs w:val="28"/>
        </w:rPr>
      </w:pPr>
    </w:p>
    <w:tbl>
      <w:tblPr>
        <w:tblStyle w:val="TableGrid"/>
        <w:tblW w:w="3787" w:type="pc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3972"/>
      </w:tblGrid>
      <w:tr w:rsidR="001135B3" w14:paraId="17974ECF" w14:textId="77777777" w:rsidTr="001135B3">
        <w:trPr>
          <w:trHeight w:val="5953"/>
        </w:trPr>
        <w:tc>
          <w:tcPr>
            <w:tcW w:w="2500" w:type="pct"/>
          </w:tcPr>
          <w:p w14:paraId="44556BE8" w14:textId="77777777" w:rsidR="001135B3" w:rsidRDefault="001135B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F98076" wp14:editId="0AC21E97">
                  <wp:extent cx="1678732" cy="360000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c>
          <w:tcPr>
            <w:tcW w:w="2500" w:type="pct"/>
          </w:tcPr>
          <w:p w14:paraId="1C197482" w14:textId="77777777" w:rsidR="001135B3" w:rsidRDefault="001135B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41C33BD" wp14:editId="58F9ABEE">
                  <wp:extent cx="1678732" cy="36000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r>
      <w:tr w:rsidR="001135B3" w14:paraId="739A2E92" w14:textId="77777777" w:rsidTr="001135B3">
        <w:trPr>
          <w:trHeight w:val="5953"/>
        </w:trPr>
        <w:tc>
          <w:tcPr>
            <w:tcW w:w="2500" w:type="pct"/>
          </w:tcPr>
          <w:p w14:paraId="22B71BCA" w14:textId="77777777" w:rsidR="001135B3" w:rsidRDefault="001135B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45B43B" wp14:editId="7620356A">
                  <wp:extent cx="1678732" cy="360000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c>
          <w:tcPr>
            <w:tcW w:w="2500" w:type="pct"/>
          </w:tcPr>
          <w:p w14:paraId="65B1DDE3" w14:textId="77777777" w:rsidR="001135B3" w:rsidRDefault="001135B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CAE189F" wp14:editId="4DF36201">
                  <wp:extent cx="1678732" cy="360000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r>
      <w:tr w:rsidR="001135B3" w14:paraId="4DD457FE" w14:textId="77777777" w:rsidTr="001135B3">
        <w:trPr>
          <w:trHeight w:val="5953"/>
        </w:trPr>
        <w:tc>
          <w:tcPr>
            <w:tcW w:w="2500" w:type="pct"/>
          </w:tcPr>
          <w:p w14:paraId="4B6ACEA5" w14:textId="6C29633F" w:rsidR="001135B3" w:rsidRDefault="001135B3" w:rsidP="00142CAD">
            <w:pPr>
              <w:pStyle w:val="ListParagraph"/>
              <w:spacing w:line="360" w:lineRule="auto"/>
              <w:ind w:left="0" w:right="851"/>
              <w:jc w:val="both"/>
              <w:rPr>
                <w:rFonts w:ascii="Times New Roman" w:hAnsi="Times New Roman" w:cs="Times New Roman"/>
                <w:sz w:val="28"/>
                <w:szCs w:val="28"/>
              </w:rPr>
            </w:pPr>
            <w:r>
              <w:rPr>
                <w:noProof/>
              </w:rPr>
              <w:lastRenderedPageBreak/>
              <w:drawing>
                <wp:inline distT="0" distB="0" distL="0" distR="0" wp14:anchorId="0AD16A0A" wp14:editId="1EDDC8BE">
                  <wp:extent cx="1678732" cy="3600000"/>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c>
          <w:tcPr>
            <w:tcW w:w="2500" w:type="pct"/>
          </w:tcPr>
          <w:p w14:paraId="5B8664C2" w14:textId="1C2DBA46" w:rsidR="001135B3" w:rsidRDefault="001135B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4FD93C" wp14:editId="0CAB0629">
                  <wp:extent cx="1678732" cy="3600000"/>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r>
      <w:tr w:rsidR="001135B3" w14:paraId="0E87C542" w14:textId="77777777" w:rsidTr="001135B3">
        <w:trPr>
          <w:trHeight w:val="5953"/>
        </w:trPr>
        <w:tc>
          <w:tcPr>
            <w:tcW w:w="2500" w:type="pct"/>
          </w:tcPr>
          <w:p w14:paraId="66408C3B" w14:textId="2EAEF198" w:rsidR="001135B3" w:rsidRDefault="001135B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772F1C" wp14:editId="1026668E">
                  <wp:extent cx="1678732" cy="3600000"/>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c>
          <w:tcPr>
            <w:tcW w:w="2500" w:type="pct"/>
          </w:tcPr>
          <w:p w14:paraId="55508EEC" w14:textId="4E7A9C1E" w:rsidR="001135B3" w:rsidRDefault="001135B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C40D6E" wp14:editId="5BEDE3CF">
                  <wp:extent cx="1816100" cy="359854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27734" cy="3621596"/>
                          </a:xfrm>
                          <a:prstGeom prst="rect">
                            <a:avLst/>
                          </a:prstGeom>
                        </pic:spPr>
                      </pic:pic>
                    </a:graphicData>
                  </a:graphic>
                </wp:inline>
              </w:drawing>
            </w:r>
          </w:p>
        </w:tc>
      </w:tr>
    </w:tbl>
    <w:p w14:paraId="1E30A65C" w14:textId="77777777" w:rsidR="001135B3" w:rsidRDefault="001135B3" w:rsidP="00142CAD">
      <w:pPr>
        <w:pStyle w:val="ListParagraph"/>
        <w:spacing w:line="360" w:lineRule="auto"/>
        <w:ind w:left="1843" w:right="849"/>
        <w:jc w:val="both"/>
        <w:rPr>
          <w:rFonts w:ascii="Times New Roman" w:hAnsi="Times New Roman" w:cs="Times New Roman"/>
          <w:sz w:val="28"/>
          <w:szCs w:val="28"/>
        </w:rPr>
      </w:pPr>
    </w:p>
    <w:p w14:paraId="283760F1" w14:textId="6F8ED4D7" w:rsidR="00A820B0" w:rsidRPr="00A820B0" w:rsidRDefault="00A820B0" w:rsidP="00142CAD">
      <w:pPr>
        <w:jc w:val="both"/>
        <w:rPr>
          <w:lang w:val="en-US" w:eastAsia="en-US"/>
        </w:rPr>
      </w:pPr>
    </w:p>
    <w:p w14:paraId="55882D65" w14:textId="64426E1B" w:rsidR="00A820B0" w:rsidRPr="00A820B0" w:rsidRDefault="00A820B0" w:rsidP="00142CAD">
      <w:pPr>
        <w:jc w:val="both"/>
        <w:rPr>
          <w:lang w:val="en-US" w:eastAsia="en-US"/>
        </w:rPr>
      </w:pPr>
    </w:p>
    <w:p w14:paraId="6386E9A8" w14:textId="49BEC8CB" w:rsidR="00A820B0" w:rsidRPr="00A820B0" w:rsidRDefault="00A820B0" w:rsidP="00142CAD">
      <w:pPr>
        <w:jc w:val="both"/>
        <w:rPr>
          <w:lang w:val="en-US" w:eastAsia="en-US"/>
        </w:rPr>
      </w:pPr>
    </w:p>
    <w:p w14:paraId="3729E9C4" w14:textId="5DF9CBC2" w:rsidR="00A820B0" w:rsidRPr="00A820B0" w:rsidRDefault="00A820B0" w:rsidP="00142CAD">
      <w:pPr>
        <w:jc w:val="both"/>
        <w:rPr>
          <w:lang w:val="en-US" w:eastAsia="en-US"/>
        </w:rPr>
      </w:pPr>
    </w:p>
    <w:tbl>
      <w:tblPr>
        <w:tblStyle w:val="TableGrid"/>
        <w:tblW w:w="3787" w:type="pct"/>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3972"/>
      </w:tblGrid>
      <w:tr w:rsidR="001135B3" w14:paraId="3A744D06" w14:textId="77777777" w:rsidTr="007A54E7">
        <w:trPr>
          <w:trHeight w:val="5953"/>
        </w:trPr>
        <w:tc>
          <w:tcPr>
            <w:tcW w:w="2500" w:type="pct"/>
          </w:tcPr>
          <w:p w14:paraId="6300AA0E" w14:textId="4F741A5A" w:rsidR="001135B3" w:rsidRDefault="0048280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23C64A" wp14:editId="174B62A3">
                  <wp:extent cx="1678732" cy="3600000"/>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c>
          <w:tcPr>
            <w:tcW w:w="2500" w:type="pct"/>
          </w:tcPr>
          <w:p w14:paraId="2B88CEDA" w14:textId="20AA1252" w:rsidR="001135B3" w:rsidRDefault="0048280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78D98E0" wp14:editId="76A664F3">
                  <wp:extent cx="1678732" cy="3600000"/>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r>
      <w:tr w:rsidR="001135B3" w14:paraId="6D3E74DB" w14:textId="77777777" w:rsidTr="007A54E7">
        <w:trPr>
          <w:trHeight w:val="5953"/>
        </w:trPr>
        <w:tc>
          <w:tcPr>
            <w:tcW w:w="2500" w:type="pct"/>
          </w:tcPr>
          <w:p w14:paraId="1ABBB221" w14:textId="044341B8" w:rsidR="001135B3" w:rsidRDefault="0048280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3CE139" wp14:editId="149C1FF1">
                  <wp:extent cx="1678732" cy="3600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c>
          <w:tcPr>
            <w:tcW w:w="2500" w:type="pct"/>
          </w:tcPr>
          <w:p w14:paraId="2DAD5263" w14:textId="42EB57C7" w:rsidR="001135B3" w:rsidRDefault="00482803" w:rsidP="00142CAD">
            <w:pPr>
              <w:pStyle w:val="ListParagraph"/>
              <w:spacing w:line="360" w:lineRule="auto"/>
              <w:ind w:left="0" w:right="8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933346" wp14:editId="6923E395">
                  <wp:extent cx="1678732" cy="3600000"/>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8732" cy="3600000"/>
                          </a:xfrm>
                          <a:prstGeom prst="rect">
                            <a:avLst/>
                          </a:prstGeom>
                        </pic:spPr>
                      </pic:pic>
                    </a:graphicData>
                  </a:graphic>
                </wp:inline>
              </w:drawing>
            </w:r>
          </w:p>
        </w:tc>
      </w:tr>
    </w:tbl>
    <w:p w14:paraId="530ABD39" w14:textId="5E0A1530" w:rsidR="00A820B0" w:rsidRDefault="00A820B0" w:rsidP="00142CAD">
      <w:pPr>
        <w:ind w:left="1418"/>
        <w:jc w:val="both"/>
        <w:rPr>
          <w:rFonts w:ascii="Times New Roman" w:eastAsiaTheme="minorHAnsi" w:hAnsi="Times New Roman" w:cs="Times New Roman"/>
          <w:color w:val="auto"/>
          <w:sz w:val="28"/>
          <w:szCs w:val="28"/>
          <w:lang w:val="en-US" w:eastAsia="en-US"/>
        </w:rPr>
      </w:pPr>
    </w:p>
    <w:p w14:paraId="43DBB857" w14:textId="4F794A82" w:rsidR="00A820B0" w:rsidRDefault="00A820B0" w:rsidP="00142CAD">
      <w:pPr>
        <w:tabs>
          <w:tab w:val="left" w:pos="3400"/>
        </w:tabs>
        <w:jc w:val="both"/>
        <w:rPr>
          <w:lang w:val="en-US" w:eastAsia="en-US"/>
        </w:rPr>
      </w:pPr>
      <w:r>
        <w:rPr>
          <w:lang w:val="en-US" w:eastAsia="en-US"/>
        </w:rPr>
        <w:tab/>
      </w:r>
      <w:r>
        <w:rPr>
          <w:lang w:val="en-US" w:eastAsia="en-US"/>
        </w:rPr>
        <w:tab/>
      </w:r>
    </w:p>
    <w:p w14:paraId="097CD1E7" w14:textId="697FD433" w:rsidR="001135B3" w:rsidRPr="00A820B0" w:rsidRDefault="001135B3" w:rsidP="00142CAD">
      <w:pPr>
        <w:spacing w:line="360" w:lineRule="auto"/>
        <w:ind w:right="849"/>
        <w:jc w:val="both"/>
        <w:rPr>
          <w:rFonts w:ascii="Times New Roman" w:hAnsi="Times New Roman" w:cs="Times New Roman"/>
          <w:sz w:val="28"/>
          <w:szCs w:val="28"/>
        </w:rPr>
      </w:pPr>
    </w:p>
    <w:p w14:paraId="1BA140AD" w14:textId="36BD6473" w:rsidR="006A3DCD" w:rsidRDefault="006A3DCD" w:rsidP="00142CAD">
      <w:pPr>
        <w:pStyle w:val="ListParagraph"/>
        <w:numPr>
          <w:ilvl w:val="0"/>
          <w:numId w:val="46"/>
        </w:numPr>
        <w:spacing w:line="360" w:lineRule="auto"/>
        <w:ind w:left="1843" w:right="849" w:hanging="425"/>
        <w:jc w:val="both"/>
        <w:rPr>
          <w:rFonts w:ascii="Times New Roman" w:hAnsi="Times New Roman" w:cs="Times New Roman"/>
          <w:sz w:val="28"/>
          <w:szCs w:val="28"/>
        </w:rPr>
      </w:pPr>
      <w:r>
        <w:rPr>
          <w:rFonts w:ascii="Times New Roman" w:hAnsi="Times New Roman" w:cs="Times New Roman"/>
          <w:sz w:val="28"/>
          <w:szCs w:val="28"/>
        </w:rPr>
        <w:lastRenderedPageBreak/>
        <w:t>CODES</w:t>
      </w:r>
    </w:p>
    <w:p w14:paraId="1AC37289" w14:textId="77777777" w:rsidR="007A54E7" w:rsidRDefault="007A54E7" w:rsidP="00142CAD">
      <w:pPr>
        <w:pStyle w:val="ListParagraph"/>
        <w:spacing w:line="360" w:lineRule="auto"/>
        <w:ind w:left="1843" w:right="849"/>
        <w:jc w:val="both"/>
        <w:rPr>
          <w:rFonts w:ascii="Times New Roman" w:hAnsi="Times New Roman" w:cs="Times New Roman"/>
          <w:sz w:val="28"/>
          <w:szCs w:val="28"/>
        </w:rPr>
      </w:pPr>
    </w:p>
    <w:p w14:paraId="6DCD896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REGISTRATION ACTIVITY</w:t>
      </w:r>
    </w:p>
    <w:p w14:paraId="011D0C0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package com.example.studentscell;</w:t>
      </w:r>
    </w:p>
    <w:p w14:paraId="52628F9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A2BEFD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androidx.annotation.Nullable;</w:t>
      </w:r>
    </w:p>
    <w:p w14:paraId="729D222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androidx.appcompat.app.AppCompatActivity;</w:t>
      </w:r>
    </w:p>
    <w:p w14:paraId="11345FE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150E9A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android.content.Intent;</w:t>
      </w:r>
    </w:p>
    <w:p w14:paraId="381F99D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android.os.Bundle;</w:t>
      </w:r>
    </w:p>
    <w:p w14:paraId="2F5E54A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android.provider.VoicemailContract;</w:t>
      </w:r>
    </w:p>
    <w:p w14:paraId="50E177C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android.text.TextUtils;</w:t>
      </w:r>
    </w:p>
    <w:p w14:paraId="74BE197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android.view.View;</w:t>
      </w:r>
    </w:p>
    <w:p w14:paraId="3BE2C45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android.widget.Button;</w:t>
      </w:r>
    </w:p>
    <w:p w14:paraId="059311C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android.widget.EditText;</w:t>
      </w:r>
    </w:p>
    <w:p w14:paraId="761CCBE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android.widget.RadioButton;</w:t>
      </w:r>
    </w:p>
    <w:p w14:paraId="49C7AFB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android.widget.RadioGroup;</w:t>
      </w:r>
    </w:p>
    <w:p w14:paraId="0CABF17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android.widget.Toast;</w:t>
      </w:r>
    </w:p>
    <w:p w14:paraId="3B5C409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D26EE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com.android.volley.AuthFailureError;</w:t>
      </w:r>
    </w:p>
    <w:p w14:paraId="399A36D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com.android.volley.Request;</w:t>
      </w:r>
    </w:p>
    <w:p w14:paraId="6C36C8F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com.android.volley.RequestQueue;</w:t>
      </w:r>
    </w:p>
    <w:p w14:paraId="0CC8BD6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com.android.volley.Response;</w:t>
      </w:r>
    </w:p>
    <w:p w14:paraId="0C16835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com.android.volley.VolleyError;</w:t>
      </w:r>
    </w:p>
    <w:p w14:paraId="56BA5F0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com.android.volley.toolbox.StringRequest;</w:t>
      </w:r>
    </w:p>
    <w:p w14:paraId="46DD4E8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com.android.volley.toolbox.Volley;</w:t>
      </w:r>
    </w:p>
    <w:p w14:paraId="3319DAC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1EB8A7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org.json.JSONException;</w:t>
      </w:r>
    </w:p>
    <w:p w14:paraId="442BE69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org.json.JSONObject;</w:t>
      </w:r>
    </w:p>
    <w:p w14:paraId="63396C1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CF4CBA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java.util.HashMap;</w:t>
      </w:r>
    </w:p>
    <w:p w14:paraId="4634C37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java.util.Map;</w:t>
      </w:r>
    </w:p>
    <w:p w14:paraId="713AABB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java.util.regex.Matcher;</w:t>
      </w:r>
    </w:p>
    <w:p w14:paraId="72DAEB1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java.util.regex.Pattern;</w:t>
      </w:r>
    </w:p>
    <w:p w14:paraId="5378C59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B41FB2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javax.net.ssl.SSLEngineResult;</w:t>
      </w:r>
    </w:p>
    <w:p w14:paraId="0D4D600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C69203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public class Reg extends AppCompatActivity {</w:t>
      </w:r>
    </w:p>
    <w:p w14:paraId="1804CE1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EditText edt_fname,edt_lname,edt_phone,edt_uname,edt_password,edt_mail;</w:t>
      </w:r>
    </w:p>
    <w:p w14:paraId="0B64385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Button sub;</w:t>
      </w:r>
    </w:p>
    <w:p w14:paraId="1ED1C9C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RadioGroup radio_gen;</w:t>
      </w:r>
    </w:p>
    <w:p w14:paraId="7136BA4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url=config.baseUrl+"registration.php";</w:t>
      </w:r>
    </w:p>
    <w:p w14:paraId="5B94E73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fname,lname,phone,uname,password,mail,status,message,gender;</w:t>
      </w:r>
    </w:p>
    <w:p w14:paraId="7A78313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70057A0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protected void onCreate(Bundle savedInstanceState) {</w:t>
      </w:r>
    </w:p>
    <w:p w14:paraId="1D263CA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super.onCreate(savedInstanceState);</w:t>
      </w:r>
    </w:p>
    <w:p w14:paraId="5EF08BE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setContentView(R.layout.activity_reg);</w:t>
      </w:r>
    </w:p>
    <w:p w14:paraId="4D333B1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edt_fname=findViewById(R.id.edt_fname);</w:t>
      </w:r>
    </w:p>
    <w:p w14:paraId="416DA61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edt_lname=findViewById(R.id.edt_lname);</w:t>
      </w:r>
    </w:p>
    <w:p w14:paraId="268A5D1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edt_mail=findViewById(R.id.edt_mail);</w:t>
      </w:r>
    </w:p>
    <w:p w14:paraId="2521D17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edt_phone=findViewById(R.id.edt_phone);</w:t>
      </w:r>
    </w:p>
    <w:p w14:paraId="1D6D65C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edt_uname=findViewById(R.id.edt_uname);</w:t>
      </w:r>
    </w:p>
    <w:p w14:paraId="08E52DF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edt_password=findViewById(R.id.edt_password);</w:t>
      </w:r>
    </w:p>
    <w:p w14:paraId="5B217E4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sub=findViewById(R.id.sub1);</w:t>
      </w:r>
    </w:p>
    <w:p w14:paraId="2EF634F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radio_gen=findViewById(R.id.radio_gen);</w:t>
      </w:r>
    </w:p>
    <w:p w14:paraId="365A08D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sub.setOnClickListener(new View.OnClickListener() {</w:t>
      </w:r>
    </w:p>
    <w:p w14:paraId="37132E8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@Override</w:t>
      </w:r>
    </w:p>
    <w:p w14:paraId="75EBB60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6EB2CFA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userReg();</w:t>
      </w:r>
    </w:p>
    <w:p w14:paraId="5CD4506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81D04B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C4B9C8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BC0C70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DA0253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3C1A33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void userReg() {</w:t>
      </w:r>
    </w:p>
    <w:p w14:paraId="569FAA8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fname = edt_fname.getText().toString();</w:t>
      </w:r>
    </w:p>
    <w:p w14:paraId="465E01A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lname = edt_lname.getText().toString();</w:t>
      </w:r>
    </w:p>
    <w:p w14:paraId="1F72C3E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phone = edt_phone.getText().toString();</w:t>
      </w:r>
    </w:p>
    <w:p w14:paraId="10D34DE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uname = edt_uname.getText().toString();</w:t>
      </w:r>
    </w:p>
    <w:p w14:paraId="155FE1C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password = edt_password.getText().toString();</w:t>
      </w:r>
    </w:p>
    <w:p w14:paraId="1A660AE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mail = edt_mail.getText().toString();</w:t>
      </w:r>
    </w:p>
    <w:p w14:paraId="57BD17C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C473C8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 id=radio_gen.getCheckedRadioButtonId();</w:t>
      </w:r>
    </w:p>
    <w:p w14:paraId="23E93F0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RadioButton radioButton=radio_gen.findViewById(id);</w:t>
      </w:r>
    </w:p>
    <w:p w14:paraId="4624271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gender=radioButton.getText().toString();</w:t>
      </w:r>
    </w:p>
    <w:p w14:paraId="73FD847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FD07A0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BE6A82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(TextUtils.isEmpty(fname)) {</w:t>
      </w:r>
    </w:p>
    <w:p w14:paraId="3ACE985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edt_fname.setError("Required");</w:t>
      </w:r>
    </w:p>
    <w:p w14:paraId="22B650B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edt_fname.requestFocus();</w:t>
      </w:r>
    </w:p>
    <w:p w14:paraId="4742540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569EF73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else if (TextUtils.isEmpty(lname)) {</w:t>
      </w:r>
    </w:p>
    <w:p w14:paraId="2B80102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edt_lname.setError("Required");</w:t>
      </w:r>
    </w:p>
    <w:p w14:paraId="6AF8104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edt_lname.requestFocus();</w:t>
      </w:r>
    </w:p>
    <w:p w14:paraId="4994DCB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6EE4346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 else if (TextUtils.isEmpty(phone)) {</w:t>
      </w:r>
    </w:p>
    <w:p w14:paraId="43BBC1D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edt_phone.setError("Required");</w:t>
      </w:r>
    </w:p>
    <w:p w14:paraId="15082E5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edt_phone.requestFocus();</w:t>
      </w:r>
    </w:p>
    <w:p w14:paraId="75E6CC9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3244C3C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else if (TextUtils.isEmpty(uname)) {</w:t>
      </w:r>
    </w:p>
    <w:p w14:paraId="1316B4C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edt_uname.setError("Required");</w:t>
      </w:r>
    </w:p>
    <w:p w14:paraId="6922252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edt_uname.requestFocus();</w:t>
      </w:r>
    </w:p>
    <w:p w14:paraId="5DF975A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46248CD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else if (TextUtils.isEmpty(mail)) {</w:t>
      </w:r>
    </w:p>
    <w:p w14:paraId="033C253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edt_mail.setError("Required");</w:t>
      </w:r>
    </w:p>
    <w:p w14:paraId="356D8F2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edt_mail.requestFocus();</w:t>
      </w:r>
    </w:p>
    <w:p w14:paraId="47194D3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30B33DF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else if (TextUtils.isEmpty(password)) {</w:t>
      </w:r>
    </w:p>
    <w:p w14:paraId="675D45E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edt_password.setError("Required");</w:t>
      </w:r>
    </w:p>
    <w:p w14:paraId="004ED36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edt_password.requestFocus();</w:t>
      </w:r>
    </w:p>
    <w:p w14:paraId="6B12051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2D5B27C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D125B2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43FE12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StringRequest stringRequest= new StringRequest(Request.Method.POST, url,</w:t>
      </w:r>
    </w:p>
    <w:p w14:paraId="01AD63E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new Response.Listener&lt;String&gt;()</w:t>
      </w:r>
    </w:p>
    <w:p w14:paraId="73DF048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DBDF7A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0BD1AFA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onResponse(String response)</w:t>
      </w:r>
    </w:p>
    <w:p w14:paraId="064BB30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11F802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Toast.makeText(Reg.this, response, Toast.LENGTH_SHORT).show();</w:t>
      </w:r>
    </w:p>
    <w:p w14:paraId="508396D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try {</w:t>
      </w:r>
    </w:p>
    <w:p w14:paraId="633E343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JSONObject c = new JSONObject(response);</w:t>
      </w:r>
    </w:p>
    <w:p w14:paraId="6466A6E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status =c.getString("status");</w:t>
      </w:r>
    </w:p>
    <w:p w14:paraId="511CF1B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message=c.getString("message");</w:t>
      </w:r>
    </w:p>
    <w:p w14:paraId="5E71A32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88C759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F890A8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766F9D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catch (JSONException e)</w:t>
      </w:r>
    </w:p>
    <w:p w14:paraId="248AE06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ECEC31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e.printStackTrace();</w:t>
      </w:r>
    </w:p>
    <w:p w14:paraId="5D1EA7F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C1D7BB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2206AB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("0".equals(status))</w:t>
      </w:r>
    </w:p>
    <w:p w14:paraId="00AB71F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C3F9EA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Toast.makeText(Reg.this, "Registration failed", Toast.LENGTH_SHORT).show();</w:t>
      </w:r>
    </w:p>
    <w:p w14:paraId="3FB6D7B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47E8BB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5C34F4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w:t>
      </w:r>
    </w:p>
    <w:p w14:paraId="10C49E6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1FC84F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Toast.makeText(Reg.this, "Registered Successfully", Toast.LENGTH_SHORT).show();</w:t>
      </w:r>
    </w:p>
    <w:p w14:paraId="2F85EB7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 new Intent(Reg.this,MainActivity.class);</w:t>
      </w:r>
    </w:p>
    <w:p w14:paraId="3FA832F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w:t>
      </w:r>
    </w:p>
    <w:p w14:paraId="32B800A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finish();</w:t>
      </w:r>
    </w:p>
    <w:p w14:paraId="57FEC99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4893A9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F989EC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D10D4F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new Response.ErrorListener()</w:t>
      </w:r>
    </w:p>
    <w:p w14:paraId="29C623D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15A372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6D031F5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public void onErrorResponse(VolleyError error)</w:t>
      </w:r>
    </w:p>
    <w:p w14:paraId="2BD6720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CE2129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Toast.makeText(Reg.this,String.valueOf(error), Toast.LENGTH_SHORT).show();</w:t>
      </w:r>
    </w:p>
    <w:p w14:paraId="67F0420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723286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AD26B1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562F92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0FCC54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@Nullable</w:t>
      </w:r>
    </w:p>
    <w:p w14:paraId="5C29F20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5037460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protected Map&lt;String, String&gt; getParams() throws AuthFailureError {</w:t>
      </w:r>
    </w:p>
    <w:p w14:paraId="7386063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Map&lt;String,String&gt; params=new HashMap&lt;&gt;();</w:t>
      </w:r>
    </w:p>
    <w:p w14:paraId="77A9EC2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params.put("first_name",fname);</w:t>
      </w:r>
    </w:p>
    <w:p w14:paraId="4CD5BBE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params.put("last_name",lname);</w:t>
      </w:r>
    </w:p>
    <w:p w14:paraId="3E978DF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params.put("phone",phone) ;</w:t>
      </w:r>
    </w:p>
    <w:p w14:paraId="572E749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params.put("email",mail) ;</w:t>
      </w:r>
    </w:p>
    <w:p w14:paraId="2C3C2E6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params.put("user_name",uname);</w:t>
      </w:r>
    </w:p>
    <w:p w14:paraId="1BCD2C4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params.put("password",password);</w:t>
      </w:r>
    </w:p>
    <w:p w14:paraId="2928EAE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params.put("gender",gender);</w:t>
      </w:r>
    </w:p>
    <w:p w14:paraId="21C949F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22811C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 params;</w:t>
      </w:r>
    </w:p>
    <w:p w14:paraId="163DDE5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E87CFE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B3EB28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RequestQueue requestQueue= Volley.newRequestQueue(this);</w:t>
      </w:r>
    </w:p>
    <w:p w14:paraId="4F53729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requestQueue.add(stringRequest);</w:t>
      </w:r>
    </w:p>
    <w:p w14:paraId="4F60796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31F31A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EBF979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727A59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707957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static boolean isPhoneValid(String s) {</w:t>
      </w:r>
    </w:p>
    <w:p w14:paraId="48FE2F1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Pattern p = Pattern.compile("(0/91)?[6-9][0-9]{9}");</w:t>
      </w:r>
    </w:p>
    <w:p w14:paraId="5A60F03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Matcher m = p.matcher(s);</w:t>
      </w:r>
    </w:p>
    <w:p w14:paraId="53ECB25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 (m.find() &amp;&amp; m.group().equals(s));</w:t>
      </w:r>
    </w:p>
    <w:p w14:paraId="3A839D0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62D2B4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DE2330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static boolean isEmailValid(String email) {</w:t>
      </w:r>
    </w:p>
    <w:p w14:paraId="19CCBDD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emailRegex = "^[a-zA-Z0-9_+&amp;*-]+(?:\\."+</w:t>
      </w:r>
    </w:p>
    <w:p w14:paraId="5E9C4F7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"[a-zA-Z0-9_+&amp;*-]+)*@" +</w:t>
      </w:r>
    </w:p>
    <w:p w14:paraId="2DA0E74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"(?:[a-zA-Z0-9-]+\\.)+[a-z" +</w:t>
      </w:r>
    </w:p>
    <w:p w14:paraId="10D4D22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"A-Z]{2,7}$";</w:t>
      </w:r>
    </w:p>
    <w:p w14:paraId="4F8FE43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E32B99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Pattern pat = Pattern.compile(emailRegex);</w:t>
      </w:r>
    </w:p>
    <w:p w14:paraId="5B07BF9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 pat.matcher(email).matches();</w:t>
      </w:r>
    </w:p>
    <w:p w14:paraId="534E9C0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9C3FED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F14A9E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6C7631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w:t>
      </w:r>
    </w:p>
    <w:p w14:paraId="7A31C84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2DCC12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MAIN ACTIVITY</w:t>
      </w:r>
    </w:p>
    <w:p w14:paraId="49EAD71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package com.example.studentscell;</w:t>
      </w:r>
    </w:p>
    <w:p w14:paraId="514AC36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C383BA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454AC8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android.content.Intent;</w:t>
      </w:r>
    </w:p>
    <w:p w14:paraId="4F6BF92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android.os.Bundle;</w:t>
      </w:r>
    </w:p>
    <w:p w14:paraId="7C434BC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android.text.TextUtils;</w:t>
      </w:r>
    </w:p>
    <w:p w14:paraId="3CBDF01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android.util.Log;</w:t>
      </w:r>
    </w:p>
    <w:p w14:paraId="5DB1BA5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android.view.View;</w:t>
      </w:r>
    </w:p>
    <w:p w14:paraId="064676B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import android.widget.Button;</w:t>
      </w:r>
    </w:p>
    <w:p w14:paraId="584545E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android.widget.EditText;</w:t>
      </w:r>
    </w:p>
    <w:p w14:paraId="7496F58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android.widget.TextView;</w:t>
      </w:r>
    </w:p>
    <w:p w14:paraId="5E55EA4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android.widget.Toast;</w:t>
      </w:r>
    </w:p>
    <w:p w14:paraId="21095C1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F1FB8D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androidx.annotation.Nullable;</w:t>
      </w:r>
    </w:p>
    <w:p w14:paraId="7F024CE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androidx.appcompat.app.AppCompatActivity;</w:t>
      </w:r>
    </w:p>
    <w:p w14:paraId="164CC9B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AE3CB0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com.android.volley.AuthFailureError;</w:t>
      </w:r>
    </w:p>
    <w:p w14:paraId="2FEF7E1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com.android.volley.Request;</w:t>
      </w:r>
    </w:p>
    <w:p w14:paraId="11C50FF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com.android.volley.RequestQueue;</w:t>
      </w:r>
    </w:p>
    <w:p w14:paraId="50019DB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com.android.volley.Response;</w:t>
      </w:r>
    </w:p>
    <w:p w14:paraId="690C576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com.android.volley.VolleyError;</w:t>
      </w:r>
    </w:p>
    <w:p w14:paraId="1982407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com.android.volley.toolbox.StringRequest;</w:t>
      </w:r>
    </w:p>
    <w:p w14:paraId="34F10A7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com.android.volley.toolbox.Volley;</w:t>
      </w:r>
    </w:p>
    <w:p w14:paraId="1E2AAE1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665EA7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org.json.JSONException;</w:t>
      </w:r>
    </w:p>
    <w:p w14:paraId="6EE1D5D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org.json.JSONObject;</w:t>
      </w:r>
    </w:p>
    <w:p w14:paraId="68D477E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A09F0E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java.util.HashMap;</w:t>
      </w:r>
    </w:p>
    <w:p w14:paraId="2A6BA90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java.util.Map;</w:t>
      </w:r>
    </w:p>
    <w:p w14:paraId="7F406CF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5A0865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public class MainActivity extends AppCompatActivity {</w:t>
      </w:r>
    </w:p>
    <w:p w14:paraId="5A4E65F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EditText edt_username,edt_pname;</w:t>
      </w:r>
    </w:p>
    <w:p w14:paraId="0CAB5F1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Button button_submit;</w:t>
      </w:r>
    </w:p>
    <w:p w14:paraId="256C00C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username,pname;</w:t>
      </w:r>
    </w:p>
    <w:p w14:paraId="3B676D3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url=config.baseUrl+"login.php";</w:t>
      </w:r>
    </w:p>
    <w:p w14:paraId="09D5F8C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status,message;</w:t>
      </w:r>
    </w:p>
    <w:p w14:paraId="70B4BDC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id,fname,lname,phone,email,uname,password,gender;</w:t>
      </w:r>
    </w:p>
    <w:p w14:paraId="60E282C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TextView txt;</w:t>
      </w:r>
    </w:p>
    <w:p w14:paraId="6CC0826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058AA4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4882F7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0792D13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protected void onCreate(Bundle savedInstanceState) {</w:t>
      </w:r>
    </w:p>
    <w:p w14:paraId="2671CA2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super.onCreate(savedInstanceState);</w:t>
      </w:r>
    </w:p>
    <w:p w14:paraId="7666295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setContentView(R.layout.activity_main);</w:t>
      </w:r>
    </w:p>
    <w:p w14:paraId="484BE3C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edt_username=findViewById(R.id.edt_username);</w:t>
      </w:r>
    </w:p>
    <w:p w14:paraId="226D99D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edt_pname=findViewById(R.id.edt_pname);</w:t>
      </w:r>
    </w:p>
    <w:p w14:paraId="61B48DF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button_submit=findViewById(R.id.button_submit);</w:t>
      </w:r>
    </w:p>
    <w:p w14:paraId="66B674D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txt=findViewById(R.id.txt);</w:t>
      </w:r>
    </w:p>
    <w:p w14:paraId="00AE87C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txt.setOnClickListener(new View.OnClickListener() {</w:t>
      </w:r>
    </w:p>
    <w:p w14:paraId="429C6F7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066CA6E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114B071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intent=new Intent(MainActivity.this,Reg.class);</w:t>
      </w:r>
    </w:p>
    <w:p w14:paraId="065ADE4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startActivity(intent);</w:t>
      </w:r>
    </w:p>
    <w:p w14:paraId="670E587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C64545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004BDF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0F95CB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button_submit.setOnClickListener(new View.OnClickListener()</w:t>
      </w:r>
    </w:p>
    <w:p w14:paraId="2966AF1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3582B0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8774FF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24434E7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4526B4C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8F205F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UserReg();</w:t>
      </w:r>
    </w:p>
    <w:p w14:paraId="77DACB9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FC2109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303408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ECE71E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0F55BA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void UserReg() {</w:t>
      </w:r>
    </w:p>
    <w:p w14:paraId="4FC9E53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username=edt_username.getText().toString();</w:t>
      </w:r>
    </w:p>
    <w:p w14:paraId="0F6C519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pname=edt_pname.getText().toString();</w:t>
      </w:r>
    </w:p>
    <w:p w14:paraId="4983E8E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if(TextUtils.isEmpty(username))</w:t>
      </w:r>
    </w:p>
    <w:p w14:paraId="648B8D5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8BAE44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edt_username.setError("Required");</w:t>
      </w:r>
    </w:p>
    <w:p w14:paraId="14D45A2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edt_username.requestFocus();</w:t>
      </w:r>
    </w:p>
    <w:p w14:paraId="319436C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1E06669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69B1AE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if(TextUtils.isEmpty(pname))</w:t>
      </w:r>
    </w:p>
    <w:p w14:paraId="37630A0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D844B6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edt_pname.setError("Required");</w:t>
      </w:r>
    </w:p>
    <w:p w14:paraId="074D128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edt_pname.requestFocus();</w:t>
      </w:r>
    </w:p>
    <w:p w14:paraId="32CD48D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086F707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63A465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StringRequest stringRequest= new StringRequest(Request.Method.POST, url,</w:t>
      </w:r>
    </w:p>
    <w:p w14:paraId="74A971E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new Response.Listener&lt;String&gt;()</w:t>
      </w:r>
    </w:p>
    <w:p w14:paraId="2382FC1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30DC41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72296A7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onResponse(String response)</w:t>
      </w:r>
    </w:p>
    <w:p w14:paraId="39E75B9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BB14E0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Log.d("response&gt;&gt;",response);</w:t>
      </w:r>
    </w:p>
    <w:p w14:paraId="5C0C2A4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Toast.makeText(MainActivity.this, response, Toast.LENGTH_SHORT).show();</w:t>
      </w:r>
    </w:p>
    <w:p w14:paraId="59BED2D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try {</w:t>
      </w:r>
    </w:p>
    <w:p w14:paraId="08AA5A6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JSONObject c = new JSONObject(response);</w:t>
      </w:r>
    </w:p>
    <w:p w14:paraId="0A5B811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status=c.getString("status");</w:t>
      </w:r>
    </w:p>
    <w:p w14:paraId="7373BDA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message=c.getString("message");</w:t>
      </w:r>
    </w:p>
    <w:p w14:paraId="3A404E6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id=c.getString("id");</w:t>
      </w:r>
    </w:p>
    <w:p w14:paraId="500D3E1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fname=c.getString("first_name");</w:t>
      </w:r>
    </w:p>
    <w:p w14:paraId="2714667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lname=c.getString("last_name");</w:t>
      </w:r>
    </w:p>
    <w:p w14:paraId="54AC39E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phone=c.getString("phone");</w:t>
      </w:r>
    </w:p>
    <w:p w14:paraId="6E3615C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email=c.getString("email");</w:t>
      </w:r>
    </w:p>
    <w:p w14:paraId="2BED67D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uname=c.getString("username");</w:t>
      </w:r>
    </w:p>
    <w:p w14:paraId="4DB5EED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password=c.getString("password");</w:t>
      </w:r>
    </w:p>
    <w:p w14:paraId="57985D0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gender=c.getString("gender");</w:t>
      </w:r>
    </w:p>
    <w:p w14:paraId="0B350AB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CE7F08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9036F2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3CB9AD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catch (JSONException e)</w:t>
      </w:r>
    </w:p>
    <w:p w14:paraId="44FFC6A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374D66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e.printStackTrace();</w:t>
      </w:r>
    </w:p>
    <w:p w14:paraId="5450F55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0E0197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03DB96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("0".equals(status))</w:t>
      </w:r>
    </w:p>
    <w:p w14:paraId="0AFF8A9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8740C8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Toast.makeText(MainActivity.this, "Login failed", Toast.LENGTH_SHORT).show();</w:t>
      </w:r>
    </w:p>
    <w:p w14:paraId="6711A32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AAD28F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00A94F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w:t>
      </w:r>
    </w:p>
    <w:p w14:paraId="4101381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6D0E5C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Toast.makeText(MainActivity.this, "Login Successfully", Toast.LENGTH_SHORT).show();</w:t>
      </w:r>
    </w:p>
    <w:p w14:paraId="770CCC7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new SessionManager(MainActivity.this).createLoginSession(id,fname,lname,email,phone,uname,password,gender);</w:t>
      </w:r>
    </w:p>
    <w:p w14:paraId="410C55F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 new Intent(MainActivity.this,User_homepage.class);</w:t>
      </w:r>
    </w:p>
    <w:p w14:paraId="114A6D5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w:t>
      </w:r>
    </w:p>
    <w:p w14:paraId="6F51C4E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finish();</w:t>
      </w:r>
    </w:p>
    <w:p w14:paraId="2EFB960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4B768B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B398DC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A00B57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new Response.ErrorListener()</w:t>
      </w:r>
    </w:p>
    <w:p w14:paraId="483EED4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1217C1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6CA3044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onErrorResponse(VolleyError error)</w:t>
      </w:r>
    </w:p>
    <w:p w14:paraId="44E8FEC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982D50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Toast.makeText(MainActivity.this,String.valueOf(error), Toast.LENGTH_SHORT).show();</w:t>
      </w:r>
    </w:p>
    <w:p w14:paraId="6B34863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90D45F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D42F7A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D241F2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DCC18A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@Nullable</w:t>
      </w:r>
    </w:p>
    <w:p w14:paraId="09DB61D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4045496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protected Map&lt;String, String&gt; getParams() throws AuthFailureError</w:t>
      </w:r>
    </w:p>
    <w:p w14:paraId="3D1DB52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7BB96F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Map&lt;String,String&gt; params=new HashMap&lt;&gt;();</w:t>
      </w:r>
    </w:p>
    <w:p w14:paraId="329BA75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params.put("username",username);</w:t>
      </w:r>
    </w:p>
    <w:p w14:paraId="186EDEF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params.put("password",pname);</w:t>
      </w:r>
    </w:p>
    <w:p w14:paraId="706C6BF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return params;</w:t>
      </w:r>
    </w:p>
    <w:p w14:paraId="0A76D27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B74590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9880D7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RequestQueue requestQueue= Volley.newRequestQueue(this);</w:t>
      </w:r>
    </w:p>
    <w:p w14:paraId="4378DF8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requestQueue.add(stringRequest);</w:t>
      </w:r>
    </w:p>
    <w:p w14:paraId="0F24F7D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844E83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68D828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DD4B11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39A562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2E7389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w:t>
      </w:r>
    </w:p>
    <w:p w14:paraId="0B728AF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44AE41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HOMEFRAGMENT</w:t>
      </w:r>
    </w:p>
    <w:p w14:paraId="081D8B4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package com.example.studentscell.ui.home;</w:t>
      </w:r>
    </w:p>
    <w:p w14:paraId="7074970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3D2D3E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android.content.Intent;</w:t>
      </w:r>
    </w:p>
    <w:p w14:paraId="0A179E7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android.os.Bundle;</w:t>
      </w:r>
    </w:p>
    <w:p w14:paraId="4727A78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android.view.LayoutInflater;</w:t>
      </w:r>
    </w:p>
    <w:p w14:paraId="5753C86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android.view.View;</w:t>
      </w:r>
    </w:p>
    <w:p w14:paraId="443B0A4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android.view.ViewGroup;</w:t>
      </w:r>
    </w:p>
    <w:p w14:paraId="2805315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android.widget.Button;</w:t>
      </w:r>
    </w:p>
    <w:p w14:paraId="6A4376C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930A0C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androidx.annotation.NonNull;</w:t>
      </w:r>
    </w:p>
    <w:p w14:paraId="199424F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androidx.cardview.widget.CardView;</w:t>
      </w:r>
    </w:p>
    <w:p w14:paraId="635B068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androidx.fragment.app.Fragment;</w:t>
      </w:r>
    </w:p>
    <w:p w14:paraId="36171B8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androidx.lifecycle.ViewModelProvider;</w:t>
      </w:r>
    </w:p>
    <w:p w14:paraId="2F86D3E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27BBC3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com.example.studentscell.AcademicCalenderActivity;</w:t>
      </w:r>
    </w:p>
    <w:p w14:paraId="3FF0D43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com.example.studentscell.ChatbotActivity;</w:t>
      </w:r>
    </w:p>
    <w:p w14:paraId="1509FEF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import com.example.studentscell.Fund;</w:t>
      </w:r>
    </w:p>
    <w:p w14:paraId="3B876AC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com.example.studentscell.Idea;</w:t>
      </w:r>
    </w:p>
    <w:p w14:paraId="55172ED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com.example.studentscell.R;</w:t>
      </w:r>
    </w:p>
    <w:p w14:paraId="756D38A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com.example.studentscell.Req_list;</w:t>
      </w:r>
    </w:p>
    <w:p w14:paraId="7A229E1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com.example.studentscell.acadmc;</w:t>
      </w:r>
    </w:p>
    <w:p w14:paraId="1D174F9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com.example.studentscell.databinding.FragmentHomeBinding;</w:t>
      </w:r>
    </w:p>
    <w:p w14:paraId="2255241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com.example.studentscell.fund_list;</w:t>
      </w:r>
    </w:p>
    <w:p w14:paraId="3756E7E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com.example.studentscell.idea_list;</w:t>
      </w:r>
    </w:p>
    <w:p w14:paraId="1C0AE5A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com.example.studentscell.reqmt;</w:t>
      </w:r>
    </w:p>
    <w:p w14:paraId="6918161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C158BC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1A086C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public class HomeFragment extends Fragment {</w:t>
      </w:r>
    </w:p>
    <w:p w14:paraId="465F0AD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73064D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699CB4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51717B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FragmentHomeBinding binding;</w:t>
      </w:r>
    </w:p>
    <w:p w14:paraId="11F67E1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84EDB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Button b1;</w:t>
      </w:r>
    </w:p>
    <w:p w14:paraId="4449320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CardView fundraiser;</w:t>
      </w:r>
    </w:p>
    <w:p w14:paraId="4710D17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CardView academiccalender;</w:t>
      </w:r>
    </w:p>
    <w:p w14:paraId="6B3FBDE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CardView requirements;</w:t>
      </w:r>
    </w:p>
    <w:p w14:paraId="07654FA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CardView ideacorner;</w:t>
      </w:r>
    </w:p>
    <w:p w14:paraId="54ADF34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fund,acadmc,rqrmnt,idea;</w:t>
      </w:r>
    </w:p>
    <w:p w14:paraId="305A4E9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386F83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View onCreateView(@NonNull LayoutInflater inflater,</w:t>
      </w:r>
    </w:p>
    <w:p w14:paraId="3BED104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ViewGroup container, Bundle savedInstanceState) {</w:t>
      </w:r>
    </w:p>
    <w:p w14:paraId="1096336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HomeViewModel homeViewModel =</w:t>
      </w:r>
    </w:p>
    <w:p w14:paraId="6D3EFEC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new ViewModelProvider(this).get(HomeViewModel.class);</w:t>
      </w:r>
    </w:p>
    <w:p w14:paraId="24C1555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7F3A8D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binding = FragmentHomeBinding.inflate(inflater, container, false);</w:t>
      </w:r>
    </w:p>
    <w:p w14:paraId="49A24AA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View root = binding.getRoot();</w:t>
      </w:r>
    </w:p>
    <w:p w14:paraId="7217BC9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b1=root.findViewById(R.id.chat);</w:t>
      </w:r>
    </w:p>
    <w:p w14:paraId="13ABD73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fundraiser=root.findViewById(R.id.fund);</w:t>
      </w:r>
    </w:p>
    <w:p w14:paraId="426BF5F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academiccalender=root.findViewById(R.id.clndr);</w:t>
      </w:r>
    </w:p>
    <w:p w14:paraId="42C85CF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requirements=root.findViewById(R.id.reqrmnt);</w:t>
      </w:r>
    </w:p>
    <w:p w14:paraId="1BA39E8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ideacorner=root.findViewById(R.id.idea);</w:t>
      </w:r>
    </w:p>
    <w:p w14:paraId="6F05E50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0312A8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b1.setOnClickListener(new View.OnClickListener() {</w:t>
      </w:r>
    </w:p>
    <w:p w14:paraId="0939017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6AFA013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140D12F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intent=new Intent(getActivity(), ChatbotActivity.class);</w:t>
      </w:r>
    </w:p>
    <w:p w14:paraId="549D56E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startActivity(intent);</w:t>
      </w:r>
    </w:p>
    <w:p w14:paraId="331CFA6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9BFD4C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F52C47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fundraiser.setOnClickListener(new View.OnClickListener() {</w:t>
      </w:r>
    </w:p>
    <w:p w14:paraId="3546D72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79B7C9A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1AC0F6F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intent = new Intent(getActivity(), fund_list.class);</w:t>
      </w:r>
    </w:p>
    <w:p w14:paraId="77D065E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startActivity(intent);</w:t>
      </w:r>
    </w:p>
    <w:p w14:paraId="10E35EB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DB6352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220FCD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691AE6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DDBC85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3A2345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0BE829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7A488F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academiccalender.setOnClickListener(new View.OnClickListener() {</w:t>
      </w:r>
    </w:p>
    <w:p w14:paraId="4E262DD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@Override</w:t>
      </w:r>
    </w:p>
    <w:p w14:paraId="29BA467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6A2EDCA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intent=new Intent(getActivity(), AcademicCalenderActivity.class);</w:t>
      </w:r>
    </w:p>
    <w:p w14:paraId="22D4228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startActivity(intent);</w:t>
      </w:r>
    </w:p>
    <w:p w14:paraId="3F3D546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EDCF36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D7372E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10C5E7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28FCA0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146322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requirements.setOnClickListener(new View.OnClickListener() {</w:t>
      </w:r>
    </w:p>
    <w:p w14:paraId="2CFDFB2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2698AEA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4A71324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intent=new Intent(getActivity(), Req_list.class);</w:t>
      </w:r>
    </w:p>
    <w:p w14:paraId="73A3BAE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startActivity(intent);</w:t>
      </w:r>
    </w:p>
    <w:p w14:paraId="6B46A86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0B6775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30E1AC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F27198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ideacorner.setOnClickListener(new View.OnClickListener() {</w:t>
      </w:r>
    </w:p>
    <w:p w14:paraId="6A0ABE2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392D0EB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109B7A8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intent=new Intent(getActivity(), idea_list.class);</w:t>
      </w:r>
    </w:p>
    <w:p w14:paraId="37B9197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startActivity(intent);</w:t>
      </w:r>
    </w:p>
    <w:p w14:paraId="5311A99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7A3DFC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4CC613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FBA038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E25FA4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1FF647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DBDE79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969AAA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5C5722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2B8608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65C4DF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E281A0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37A7C5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D00151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 root;</w:t>
      </w:r>
    </w:p>
    <w:p w14:paraId="573672F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EE461F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A9009F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02DB278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onDestroyView() {</w:t>
      </w:r>
    </w:p>
    <w:p w14:paraId="2C87C44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super.onDestroyView();</w:t>
      </w:r>
    </w:p>
    <w:p w14:paraId="6F80A82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binding = null;</w:t>
      </w:r>
    </w:p>
    <w:p w14:paraId="35C026B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79A94E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w:t>
      </w:r>
    </w:p>
    <w:p w14:paraId="704F018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1FAD7A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F2F4D3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FUND ACTIVITY</w:t>
      </w:r>
    </w:p>
    <w:p w14:paraId="44B268B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package com.example.studentscell;</w:t>
      </w:r>
    </w:p>
    <w:p w14:paraId="0B67E24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B5FFD8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androidx.appcompat.app.AppCompatActivity;</w:t>
      </w:r>
    </w:p>
    <w:p w14:paraId="1C8D1D8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CB35BF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android.annotation.SuppressLint;</w:t>
      </w:r>
    </w:p>
    <w:p w14:paraId="37DC50A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android.app.ProgressDialog;</w:t>
      </w:r>
    </w:p>
    <w:p w14:paraId="1A0FC20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android.content.Context;</w:t>
      </w:r>
    </w:p>
    <w:p w14:paraId="6992934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android.content.Intent;</w:t>
      </w:r>
    </w:p>
    <w:p w14:paraId="3729E33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android.database.Cursor;</w:t>
      </w:r>
    </w:p>
    <w:p w14:paraId="5CFF751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android.net.Uri;</w:t>
      </w:r>
    </w:p>
    <w:p w14:paraId="4F3B32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import android.os.Bundle;</w:t>
      </w:r>
    </w:p>
    <w:p w14:paraId="2D0ED3C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android.provider.OpenableColumns;</w:t>
      </w:r>
    </w:p>
    <w:p w14:paraId="2CDED4C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android.text.TextUtils;</w:t>
      </w:r>
    </w:p>
    <w:p w14:paraId="7B96AB1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android.util.Log;</w:t>
      </w:r>
    </w:p>
    <w:p w14:paraId="5E2D88E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android.view.View;</w:t>
      </w:r>
    </w:p>
    <w:p w14:paraId="13EA357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android.widget.Button;</w:t>
      </w:r>
    </w:p>
    <w:p w14:paraId="1B12533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android.widget.EditText;</w:t>
      </w:r>
    </w:p>
    <w:p w14:paraId="290EA91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android.widget.ImageView;</w:t>
      </w:r>
    </w:p>
    <w:p w14:paraId="327A925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android.widget.Toast;</w:t>
      </w:r>
    </w:p>
    <w:p w14:paraId="234D783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E09909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com.android.volley.AuthFailureError;</w:t>
      </w:r>
    </w:p>
    <w:p w14:paraId="7FFC32E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com.android.volley.DefaultRetryPolicy;</w:t>
      </w:r>
    </w:p>
    <w:p w14:paraId="0939266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com.android.volley.NetworkResponse;</w:t>
      </w:r>
    </w:p>
    <w:p w14:paraId="7083F61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com.android.volley.Request;</w:t>
      </w:r>
    </w:p>
    <w:p w14:paraId="1184D00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com.android.volley.RequestQueue;</w:t>
      </w:r>
    </w:p>
    <w:p w14:paraId="2F2DB08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com.android.volley.Response;</w:t>
      </w:r>
    </w:p>
    <w:p w14:paraId="06D9FAE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com.android.volley.VolleyError;</w:t>
      </w:r>
    </w:p>
    <w:p w14:paraId="737BD4F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com.android.volley.toolbox.Volley;</w:t>
      </w:r>
    </w:p>
    <w:p w14:paraId="70A638D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3E0390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org.json.JSONException;</w:t>
      </w:r>
    </w:p>
    <w:p w14:paraId="3BF9553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org.json.JSONObject;</w:t>
      </w:r>
    </w:p>
    <w:p w14:paraId="67468F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8FDB7A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java.io.ByteArrayOutputStream;</w:t>
      </w:r>
    </w:p>
    <w:p w14:paraId="587BCB6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java.io.File;</w:t>
      </w:r>
    </w:p>
    <w:p w14:paraId="2035FAD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java.io.FileNotFoundException;</w:t>
      </w:r>
    </w:p>
    <w:p w14:paraId="51E3EEB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java.io.IOException;</w:t>
      </w:r>
    </w:p>
    <w:p w14:paraId="304953D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java.io.InputStream;</w:t>
      </w:r>
    </w:p>
    <w:p w14:paraId="08235BB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java.util.HashMap;</w:t>
      </w:r>
    </w:p>
    <w:p w14:paraId="4F8357A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import java.util.Map;</w:t>
      </w:r>
    </w:p>
    <w:p w14:paraId="7CC73E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2B74B4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public class Fund extends AppCompatActivity</w:t>
      </w:r>
    </w:p>
    <w:p w14:paraId="4CCF316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w:t>
      </w:r>
    </w:p>
    <w:p w14:paraId="43A794D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EditText edt_date, edt_dte, edt_name, edt_age, edt_accno, edt_ifc, edt_brnch, edt_ddlne;</w:t>
      </w:r>
    </w:p>
    <w:p w14:paraId="0F04D03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Button gallery;</w:t>
      </w:r>
    </w:p>
    <w:p w14:paraId="46B4DA5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date, dte, name, age, accno, ifc, brnch, ddlne,status,message;</w:t>
      </w:r>
    </w:p>
    <w:p w14:paraId="23285DC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ImageView gly;</w:t>
      </w:r>
    </w:p>
    <w:p w14:paraId="5EA3251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RequestQueue rQueue;</w:t>
      </w:r>
    </w:p>
    <w:p w14:paraId="33D1BB5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static ProgressDialog mProgressDialog;</w:t>
      </w:r>
    </w:p>
    <w:p w14:paraId="100DD5D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String url = config.baseUrl +"fund.php";</w:t>
      </w:r>
    </w:p>
    <w:p w14:paraId="7DD1B15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08DF3D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0D105E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3DDB632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protected void onCreate(Bundle savedInstanceState)</w:t>
      </w:r>
    </w:p>
    <w:p w14:paraId="2478986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17B863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super.onCreate(savedInstanceState);</w:t>
      </w:r>
    </w:p>
    <w:p w14:paraId="3AD84A1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setContentView(R.layout.activity_fund);</w:t>
      </w:r>
    </w:p>
    <w:p w14:paraId="16A0107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edt_date = findViewById(R.id.edt_date);</w:t>
      </w:r>
    </w:p>
    <w:p w14:paraId="15A4FF4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edt_dte = findViewById(R.id.edt_dte);</w:t>
      </w:r>
    </w:p>
    <w:p w14:paraId="75E1E9E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edt_name = findViewById(R.id.edt_name);</w:t>
      </w:r>
    </w:p>
    <w:p w14:paraId="76D856E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edt_age = findViewById(R.id.edt_age);</w:t>
      </w:r>
    </w:p>
    <w:p w14:paraId="648BD1E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edt_accno = findViewById(R.id.edt_accno);</w:t>
      </w:r>
    </w:p>
    <w:p w14:paraId="62FFBAD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edt_ifc = findViewById(R.id.edt_ifc);</w:t>
      </w:r>
    </w:p>
    <w:p w14:paraId="07AEDD7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edt_brnch = findViewById(R.id.edt_brnch);</w:t>
      </w:r>
    </w:p>
    <w:p w14:paraId="5A72C32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edt_ddlne = findViewById(R.id.edt_ddlne);</w:t>
      </w:r>
    </w:p>
    <w:p w14:paraId="7FB6378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gallery = findViewById(R.id.gallery);</w:t>
      </w:r>
    </w:p>
    <w:p w14:paraId="0C7C963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gly=findViewById(R.id.gly);</w:t>
      </w:r>
    </w:p>
    <w:p w14:paraId="229AF4E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gallery.setOnClickListener(new View.OnClickListener() {</w:t>
      </w:r>
    </w:p>
    <w:p w14:paraId="2DB100C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@Override</w:t>
      </w:r>
    </w:p>
    <w:p w14:paraId="7A76BB9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onClick(View view) {</w:t>
      </w:r>
    </w:p>
    <w:p w14:paraId="3808452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fgallery();</w:t>
      </w:r>
    </w:p>
    <w:p w14:paraId="305208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61E7D6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ABCFDF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F6856C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0D707C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4517F1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58622A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void fgallery() {</w:t>
      </w:r>
    </w:p>
    <w:p w14:paraId="65EC0D1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date = edt_date.getText().toString();</w:t>
      </w:r>
    </w:p>
    <w:p w14:paraId="2BBF6D4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dte = edt_dte.getText().toString();</w:t>
      </w:r>
    </w:p>
    <w:p w14:paraId="69CFCD3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name = edt_name.getText().toString();</w:t>
      </w:r>
    </w:p>
    <w:p w14:paraId="6400154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age = edt_age.getText().toString();</w:t>
      </w:r>
    </w:p>
    <w:p w14:paraId="723C8F3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accno = edt_accno.getText().toString();</w:t>
      </w:r>
    </w:p>
    <w:p w14:paraId="184F360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ifc = edt_ifc.getText().toString();</w:t>
      </w:r>
    </w:p>
    <w:p w14:paraId="31D9815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brnch = edt_brnch.getText().toString();</w:t>
      </w:r>
    </w:p>
    <w:p w14:paraId="0043C0A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ddlne = edt_ddlne.getText().toString();</w:t>
      </w:r>
    </w:p>
    <w:p w14:paraId="424346B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(TextUtils.isEmpty(date))</w:t>
      </w:r>
    </w:p>
    <w:p w14:paraId="29FC0E0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5B40CD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edt_date.setError("Required");</w:t>
      </w:r>
    </w:p>
    <w:p w14:paraId="275CB70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edt_date.requestFocus();</w:t>
      </w:r>
    </w:p>
    <w:p w14:paraId="2AE70A4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7C81DAC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CB2B26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 (TextUtils.isEmpty(dte))</w:t>
      </w:r>
    </w:p>
    <w:p w14:paraId="0E71DBA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1035F4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edt_dte.setError("Required");</w:t>
      </w:r>
    </w:p>
    <w:p w14:paraId="396B95B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edt_dte.requestFocus();</w:t>
      </w:r>
    </w:p>
    <w:p w14:paraId="6F5C572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4488C87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w:t>
      </w:r>
    </w:p>
    <w:p w14:paraId="4E80425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 (TextUtils.isEmpty(name)) {</w:t>
      </w:r>
    </w:p>
    <w:p w14:paraId="297E092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edt_name.setError("Required");</w:t>
      </w:r>
    </w:p>
    <w:p w14:paraId="633104B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edt_name.requestFocus();</w:t>
      </w:r>
    </w:p>
    <w:p w14:paraId="6A8DBBA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5A64450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3B96EE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 (TextUtils.isEmpty(age)) {</w:t>
      </w:r>
    </w:p>
    <w:p w14:paraId="0BE00E0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edt_age.setError("Required");</w:t>
      </w:r>
    </w:p>
    <w:p w14:paraId="2D85E26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edt_age.requestFocus();</w:t>
      </w:r>
    </w:p>
    <w:p w14:paraId="044C53E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7F3C8D4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103CE8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 (TextUtils.isEmpty(accno)) {</w:t>
      </w:r>
    </w:p>
    <w:p w14:paraId="1A16074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edt_accno.setError("Required");</w:t>
      </w:r>
    </w:p>
    <w:p w14:paraId="5A20FAA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edt_accno.requestFocus();</w:t>
      </w:r>
    </w:p>
    <w:p w14:paraId="3E3D327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4CC69A0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A0F2C3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 (TextUtils.isEmpty(ifc)) {</w:t>
      </w:r>
    </w:p>
    <w:p w14:paraId="331F627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edt_ifc.setError("Required");</w:t>
      </w:r>
    </w:p>
    <w:p w14:paraId="5611431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edt_ifc.requestFocus();</w:t>
      </w:r>
    </w:p>
    <w:p w14:paraId="6F47138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14C61EC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F96A8C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 (TextUtils.isEmpty(brnch)) {</w:t>
      </w:r>
    </w:p>
    <w:p w14:paraId="21D6C6B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edt_brnch.setError("Required");</w:t>
      </w:r>
    </w:p>
    <w:p w14:paraId="4793540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edt_brnch.requestFocus();</w:t>
      </w:r>
    </w:p>
    <w:p w14:paraId="7A0C0ED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w:t>
      </w:r>
    </w:p>
    <w:p w14:paraId="3BA2876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5315BE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if (TextUtils.isEmpty(ddlne)) {</w:t>
      </w:r>
    </w:p>
    <w:p w14:paraId="319F6C7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edt_ddlne.setError("Required");</w:t>
      </w:r>
    </w:p>
    <w:p w14:paraId="4C109F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edt_ddlne.requestFocus();</w:t>
      </w:r>
    </w:p>
    <w:p w14:paraId="34C5659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return;</w:t>
      </w:r>
    </w:p>
    <w:p w14:paraId="13D6763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582169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 intent = new Intent();</w:t>
      </w:r>
    </w:p>
    <w:p w14:paraId="0AA8727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intent.setAction( Intent.ACTION_GET_CONTENT );</w:t>
      </w:r>
    </w:p>
    <w:p w14:paraId="7B3B5AF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intent.setType( "image/*" );</w:t>
      </w:r>
    </w:p>
    <w:p w14:paraId="2F1E015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//intent.setType("application/pdf");</w:t>
      </w:r>
    </w:p>
    <w:p w14:paraId="2D25217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startActivityForResult( intent, 1 );</w:t>
      </w:r>
    </w:p>
    <w:p w14:paraId="0481D66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40B172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@SuppressLint("Range")</w:t>
      </w:r>
    </w:p>
    <w:p w14:paraId="3883A53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2D66AA8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onActivityResult(int requestCode, int resultCode, Intent data) {</w:t>
      </w:r>
    </w:p>
    <w:p w14:paraId="56A85AE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(resultCode == RESULT_OK) {</w:t>
      </w:r>
    </w:p>
    <w:p w14:paraId="13B323D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Get the Uri of the selected file</w:t>
      </w:r>
    </w:p>
    <w:p w14:paraId="5A718D4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Uri uri = data.getData();</w:t>
      </w:r>
    </w:p>
    <w:p w14:paraId="51457E6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uriString = uri.toString();</w:t>
      </w:r>
    </w:p>
    <w:p w14:paraId="7210578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File myFile = new File(uriString);</w:t>
      </w:r>
    </w:p>
    <w:p w14:paraId="77FA521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path = myFile.getAbsolutePath();</w:t>
      </w:r>
    </w:p>
    <w:p w14:paraId="592B64C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displayName = null;</w:t>
      </w:r>
    </w:p>
    <w:p w14:paraId="70C5802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3D246E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(uriString.startsWith("content://")) {</w:t>
      </w:r>
    </w:p>
    <w:p w14:paraId="14F7447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Cursor cursor = null;</w:t>
      </w:r>
    </w:p>
    <w:p w14:paraId="6D0A71A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try {</w:t>
      </w:r>
    </w:p>
    <w:p w14:paraId="44B801F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cursor =getContentResolver().query(uri, null, null, null, null);</w:t>
      </w:r>
    </w:p>
    <w:p w14:paraId="623148C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(cursor != null &amp;&amp; cursor.moveToFirst()) {</w:t>
      </w:r>
    </w:p>
    <w:p w14:paraId="17C1325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displayName = cursor.getString(cursor.getColumnIndex( OpenableColumns.DISPLAY_NAME));</w:t>
      </w:r>
    </w:p>
    <w:p w14:paraId="69B5E53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Log.d("name  ",displayName);</w:t>
      </w:r>
    </w:p>
    <w:p w14:paraId="02282BA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A1E8A7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uploadPDF(displayName,uri);</w:t>
      </w:r>
    </w:p>
    <w:p w14:paraId="60B3D6C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E44247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finally {</w:t>
      </w:r>
    </w:p>
    <w:p w14:paraId="47384A6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cursor.close();</w:t>
      </w:r>
    </w:p>
    <w:p w14:paraId="558AB1B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4D0E66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else if (uriString.startsWith("file://")) {</w:t>
      </w:r>
    </w:p>
    <w:p w14:paraId="1D24530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displayName = myFile.getName();</w:t>
      </w:r>
    </w:p>
    <w:p w14:paraId="15927B0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Log.d("nameeeee&gt;&gt;&gt;&gt;  ",displayName);</w:t>
      </w:r>
    </w:p>
    <w:p w14:paraId="2F859D1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3E78ED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560672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E6276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super.onActivityResult(requestCode, resultCode, data);</w:t>
      </w:r>
    </w:p>
    <w:p w14:paraId="526AACD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17618D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AA49ED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86D8B2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private void uploadPDF(final String pdfname, Uri pdffile) {</w:t>
      </w:r>
    </w:p>
    <w:p w14:paraId="4D80E94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InputStream iStream = null;</w:t>
      </w:r>
    </w:p>
    <w:p w14:paraId="65814D6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try {</w:t>
      </w:r>
    </w:p>
    <w:p w14:paraId="2C82A29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2AA4233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iStream = getContentResolver().openInputStream(pdffile);</w:t>
      </w:r>
    </w:p>
    <w:p w14:paraId="75E8D7B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final byte[] inputData = getBytes(iStream);</w:t>
      </w:r>
    </w:p>
    <w:p w14:paraId="00A776C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3852D5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showSimpleProgressDialog(getApplicationContext(), null, "Uploading image", false);</w:t>
      </w:r>
    </w:p>
    <w:p w14:paraId="1728B25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F4F0CF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VolleyMultipartRequest volleyMultipartRequest = new VolleyMultipartRequest( Request.Method.POST,url,</w:t>
      </w:r>
    </w:p>
    <w:p w14:paraId="66B0140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new Response.Listener&lt;NetworkResponse&gt;() {</w:t>
      </w:r>
    </w:p>
    <w:p w14:paraId="0BFD925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@Override</w:t>
      </w:r>
    </w:p>
    <w:p w14:paraId="19E41FE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onResponse(NetworkResponse response) {</w:t>
      </w:r>
    </w:p>
    <w:p w14:paraId="5FA7890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removeSimpleProgressDialog();</w:t>
      </w:r>
    </w:p>
    <w:p w14:paraId="394185C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Log.d("res",new String(response.data));</w:t>
      </w:r>
    </w:p>
    <w:p w14:paraId="21B6C74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rQueue.getCache().clear();</w:t>
      </w:r>
    </w:p>
    <w:p w14:paraId="7C08361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try {</w:t>
      </w:r>
    </w:p>
    <w:p w14:paraId="6210639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JSONObject jsonObject = new JSONObject(new String(response.data));</w:t>
      </w:r>
    </w:p>
    <w:p w14:paraId="29C9006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F214EE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jsonObject.toString().replace("\\\\","");</w:t>
      </w:r>
    </w:p>
    <w:p w14:paraId="5BDBD0F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AEBD17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status = jsonObject.getString("status");</w:t>
      </w:r>
    </w:p>
    <w:p w14:paraId="63D0B91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message = jsonObject.getString("message");</w:t>
      </w:r>
    </w:p>
    <w:p w14:paraId="5959C44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3CAD91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(status.equals("1")) {</w:t>
      </w:r>
    </w:p>
    <w:p w14:paraId="77F71B4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Toast.makeText(Fund.this, message, Toast.LENGTH_SHORT).show();</w:t>
      </w:r>
    </w:p>
    <w:p w14:paraId="5DDE370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finish();</w:t>
      </w:r>
    </w:p>
    <w:p w14:paraId="30F2D9D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F9C116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else {</w:t>
      </w:r>
    </w:p>
    <w:p w14:paraId="51557A4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Toast.makeText(Fund.this, message, Toast.LENGTH_SHORT).show();</w:t>
      </w:r>
    </w:p>
    <w:p w14:paraId="574012F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024512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C4AA46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690FB3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(JSONException e) {</w:t>
      </w:r>
    </w:p>
    <w:p w14:paraId="3301A4D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e.printStackTrace();</w:t>
      </w:r>
    </w:p>
    <w:p w14:paraId="611D0FA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32EDCA0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76BC13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w:t>
      </w:r>
    </w:p>
    <w:p w14:paraId="2BE0129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new Response.ErrorListener() {</w:t>
      </w:r>
    </w:p>
    <w:p w14:paraId="4E35891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76D807B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onErrorResponse(VolleyError error) {</w:t>
      </w:r>
    </w:p>
    <w:p w14:paraId="58AD270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removeSimpleProgressDialog();</w:t>
      </w:r>
    </w:p>
    <w:p w14:paraId="05BF749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Toast.makeText(getApplicationContext(), error.toString(), Toast.LENGTH_LONG).show();</w:t>
      </w:r>
    </w:p>
    <w:p w14:paraId="1CE8830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EF8340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w:t>
      </w:r>
    </w:p>
    <w:p w14:paraId="32F1EEF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669CA4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23810CD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protected Map&lt;String, String&gt; getParams() throws AuthFailureError {</w:t>
      </w:r>
    </w:p>
    <w:p w14:paraId="28D7275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Map&lt;String, String&gt; params = new HashMap&lt;&gt;();</w:t>
      </w:r>
    </w:p>
    <w:p w14:paraId="610C2EA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//add string parameters</w:t>
      </w:r>
    </w:p>
    <w:p w14:paraId="2B65DF6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params.put("name", name);</w:t>
      </w:r>
    </w:p>
    <w:p w14:paraId="7E3786F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params.put("date", date);</w:t>
      </w:r>
    </w:p>
    <w:p w14:paraId="3341C62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params.put("dte", dte);</w:t>
      </w:r>
    </w:p>
    <w:p w14:paraId="7D5C0CA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params.put("age",age);</w:t>
      </w:r>
    </w:p>
    <w:p w14:paraId="4F5E42E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params.put("accno",accno);</w:t>
      </w:r>
    </w:p>
    <w:p w14:paraId="6E386DE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params.put("ifc",ifc);</w:t>
      </w:r>
    </w:p>
    <w:p w14:paraId="05DD31A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params.put("brnch",brnch);</w:t>
      </w:r>
    </w:p>
    <w:p w14:paraId="11C69B8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params.put("ddlne",ddlne);</w:t>
      </w:r>
    </w:p>
    <w:p w14:paraId="0B4944F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4E67C3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936FE7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7DCD5B4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 params;</w:t>
      </w:r>
    </w:p>
    <w:p w14:paraId="4A3354C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E49750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31B294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540AF77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@Override</w:t>
      </w:r>
    </w:p>
    <w:p w14:paraId="43C52B7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protected Map&lt;String, DataPart&gt; getByteData() {</w:t>
      </w:r>
    </w:p>
    <w:p w14:paraId="7E21186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Map&lt;String, DataPart&gt; params = new HashMap&lt;&gt;();</w:t>
      </w:r>
    </w:p>
    <w:p w14:paraId="56B2B6C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params.put("filename", new DataPart(pdfname ,inputData));</w:t>
      </w:r>
    </w:p>
    <w:p w14:paraId="211BF97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 params;</w:t>
      </w:r>
    </w:p>
    <w:p w14:paraId="493D4083"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DE0C0F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257F31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314882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5B803C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volleyMultipartRequest.setRetryPolicy(new DefaultRetryPolicy(</w:t>
      </w:r>
    </w:p>
    <w:p w14:paraId="7F74D6C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0,</w:t>
      </w:r>
    </w:p>
    <w:p w14:paraId="406198E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DefaultRetryPolicy.DEFAULT_MAX_RETRIES,</w:t>
      </w:r>
    </w:p>
    <w:p w14:paraId="7B34416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DefaultRetryPolicy.DEFAULT_BACKOFF_MULT));</w:t>
      </w:r>
    </w:p>
    <w:p w14:paraId="1EBE7BB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C9DE1C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rQueue = Volley.newRequestQueue(Fund.this);</w:t>
      </w:r>
    </w:p>
    <w:p w14:paraId="1FEC045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rQueue.add(volleyMultipartRequest);</w:t>
      </w:r>
    </w:p>
    <w:p w14:paraId="3C6E233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848D62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D4BAD3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B401EA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(FileNotFoundException e) {</w:t>
      </w:r>
    </w:p>
    <w:p w14:paraId="15E484B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e.printStackTrace();</w:t>
      </w:r>
    </w:p>
    <w:p w14:paraId="7AC46C8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(IOException e) {</w:t>
      </w:r>
    </w:p>
    <w:p w14:paraId="5C8416D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e.printStackTrace();</w:t>
      </w:r>
    </w:p>
    <w:p w14:paraId="526C040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4E2570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4A3292D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139463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5D4841B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380ED69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public byte[] getBytes(InputStream inputStream) throws IOException {</w:t>
      </w:r>
    </w:p>
    <w:p w14:paraId="2C4C0E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ByteArrayOutputStream byteBuffer = new ByteArrayOutputStream();</w:t>
      </w:r>
    </w:p>
    <w:p w14:paraId="7CD6A53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 bufferSize = 1024;</w:t>
      </w:r>
    </w:p>
    <w:p w14:paraId="518DFE9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byte[] buffer = new byte[bufferSize];</w:t>
      </w:r>
    </w:p>
    <w:p w14:paraId="4F6C89D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1F11D0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int len = 0;</w:t>
      </w:r>
    </w:p>
    <w:p w14:paraId="69F27AA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while ((len = inputStream.read(buffer)) != -1) {</w:t>
      </w:r>
    </w:p>
    <w:p w14:paraId="1658BAA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byteBuffer.write(buffer, 0, len);</w:t>
      </w:r>
    </w:p>
    <w:p w14:paraId="64FD6BE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6921C24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return byteBuffer.toByteArray();</w:t>
      </w:r>
    </w:p>
    <w:p w14:paraId="4F27089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2780764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0647105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6F4B6F9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removeSimpleProgressDialog() {</w:t>
      </w:r>
    </w:p>
    <w:p w14:paraId="3C04C95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try {</w:t>
      </w:r>
    </w:p>
    <w:p w14:paraId="1EAD3EEA"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(mProgressDialog != null) {</w:t>
      </w:r>
    </w:p>
    <w:p w14:paraId="775359D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(mProgressDialog.isShowing()) {</w:t>
      </w:r>
    </w:p>
    <w:p w14:paraId="53AA8E3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mProgressDialog.dismiss();</w:t>
      </w:r>
    </w:p>
    <w:p w14:paraId="511E5FE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mProgressDialog = null;</w:t>
      </w:r>
    </w:p>
    <w:p w14:paraId="1551A97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8DEE27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9A2DDD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(IllegalArgumentException ie) {</w:t>
      </w:r>
    </w:p>
    <w:p w14:paraId="1824C564"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Log.e("Log", "inside catch IllegalArgumentException");</w:t>
      </w:r>
    </w:p>
    <w:p w14:paraId="55B549B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ie.printStackTrace();</w:t>
      </w:r>
    </w:p>
    <w:p w14:paraId="26DA011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(RuntimeException re) {</w:t>
      </w:r>
    </w:p>
    <w:p w14:paraId="1469BD9C"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Log.e("Log", "inside catch RuntimeException");</w:t>
      </w:r>
    </w:p>
    <w:p w14:paraId="379BB7C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re.printStackTrace();</w:t>
      </w:r>
    </w:p>
    <w:p w14:paraId="6BE535C9"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lastRenderedPageBreak/>
        <w:t xml:space="preserve">        } catch (Exception e) {</w:t>
      </w:r>
    </w:p>
    <w:p w14:paraId="534D559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Log.e("Log", "Inside catch Exception");</w:t>
      </w:r>
    </w:p>
    <w:p w14:paraId="58D90ED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e.printStackTrace();</w:t>
      </w:r>
    </w:p>
    <w:p w14:paraId="1A1A520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7EC991C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5EBA60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C4DA09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9162A8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public void showSimpleProgressDialog(Context context, String title,</w:t>
      </w:r>
    </w:p>
    <w:p w14:paraId="026A51F1"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String msg, boolean isCancelable) {</w:t>
      </w:r>
    </w:p>
    <w:p w14:paraId="43D6364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try {</w:t>
      </w:r>
    </w:p>
    <w:p w14:paraId="0BEE518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(mProgressDialog == null) {</w:t>
      </w:r>
    </w:p>
    <w:p w14:paraId="50BAE7A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mProgressDialog = ProgressDialog.show( context, title, msg );</w:t>
      </w:r>
    </w:p>
    <w:p w14:paraId="2D551D26"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mProgressDialog.setCancelable( isCancelable );</w:t>
      </w:r>
    </w:p>
    <w:p w14:paraId="354C18D7"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361C85F"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if (!mProgressDialog.isShowing()) {</w:t>
      </w:r>
    </w:p>
    <w:p w14:paraId="1950BD4E"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mProgressDialog.show();</w:t>
      </w:r>
    </w:p>
    <w:p w14:paraId="497B162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120EA91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(IllegalArgumentException ie) {</w:t>
      </w:r>
    </w:p>
    <w:p w14:paraId="5778E085"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ie.printStackTrace();</w:t>
      </w:r>
    </w:p>
    <w:p w14:paraId="534A250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(RuntimeException re) {</w:t>
      </w:r>
    </w:p>
    <w:p w14:paraId="5E7A9DA2"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re.printStackTrace();</w:t>
      </w:r>
    </w:p>
    <w:p w14:paraId="20FE3CE0"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 catch (Exception e) {</w:t>
      </w:r>
    </w:p>
    <w:p w14:paraId="54721BDD"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e.printStackTrace();</w:t>
      </w:r>
    </w:p>
    <w:p w14:paraId="38A3D9D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00E987F8"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p>
    <w:p w14:paraId="1A11EDAB" w14:textId="77777777" w:rsidR="00A820B0" w:rsidRPr="00A820B0"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 xml:space="preserve">    }</w:t>
      </w:r>
    </w:p>
    <w:p w14:paraId="48CE4B58" w14:textId="3CD771EB" w:rsidR="006A3DCD" w:rsidRDefault="00A820B0" w:rsidP="00142CAD">
      <w:pPr>
        <w:pStyle w:val="ListParagraph"/>
        <w:spacing w:line="360" w:lineRule="auto"/>
        <w:ind w:left="1418" w:right="849"/>
        <w:jc w:val="both"/>
        <w:rPr>
          <w:rFonts w:ascii="Times New Roman" w:hAnsi="Times New Roman" w:cs="Times New Roman"/>
          <w:sz w:val="28"/>
          <w:szCs w:val="28"/>
        </w:rPr>
      </w:pPr>
      <w:r w:rsidRPr="00A820B0">
        <w:rPr>
          <w:rFonts w:ascii="Times New Roman" w:hAnsi="Times New Roman" w:cs="Times New Roman"/>
          <w:sz w:val="28"/>
          <w:szCs w:val="28"/>
        </w:rPr>
        <w:t>}</w:t>
      </w:r>
    </w:p>
    <w:p w14:paraId="4B0609D8" w14:textId="77777777" w:rsidR="00D758C5" w:rsidRPr="00B76693" w:rsidRDefault="00D758C5" w:rsidP="00142CAD">
      <w:pPr>
        <w:spacing w:after="0" w:line="360" w:lineRule="auto"/>
        <w:ind w:left="1418" w:right="849"/>
        <w:jc w:val="both"/>
        <w:rPr>
          <w:rFonts w:ascii="Times New Roman" w:hAnsi="Times New Roman" w:cs="Times New Roman"/>
          <w:sz w:val="28"/>
          <w:szCs w:val="28"/>
          <w:u w:val="single"/>
        </w:rPr>
      </w:pPr>
    </w:p>
    <w:sectPr w:rsidR="00D758C5" w:rsidRPr="00B76693" w:rsidSect="00B35CCA">
      <w:headerReference w:type="even" r:id="rId26"/>
      <w:headerReference w:type="default" r:id="rId27"/>
      <w:footerReference w:type="even" r:id="rId28"/>
      <w:footerReference w:type="default" r:id="rId29"/>
      <w:headerReference w:type="first" r:id="rId30"/>
      <w:footerReference w:type="first" r:id="rId31"/>
      <w:pgSz w:w="11906" w:h="16838"/>
      <w:pgMar w:top="567" w:right="567" w:bottom="567" w:left="851" w:header="68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99BEA" w14:textId="77777777" w:rsidR="005A042C" w:rsidRDefault="004F61C4">
      <w:pPr>
        <w:spacing w:after="0" w:line="240" w:lineRule="auto"/>
      </w:pPr>
      <w:r>
        <w:separator/>
      </w:r>
    </w:p>
  </w:endnote>
  <w:endnote w:type="continuationSeparator" w:id="0">
    <w:p w14:paraId="4FE8F8E1" w14:textId="77777777" w:rsidR="005A042C" w:rsidRDefault="004F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ource Sans Pro">
    <w:altName w:val="Cambria Math"/>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F7879" w14:textId="77777777" w:rsidR="007A548F" w:rsidRDefault="004F61C4">
    <w:pPr>
      <w:tabs>
        <w:tab w:val="center" w:pos="4514"/>
        <w:tab w:val="center" w:pos="7238"/>
      </w:tabs>
      <w:spacing w:after="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B7F0317" wp14:editId="32A66FA3">
              <wp:simplePos x="0" y="0"/>
              <wp:positionH relativeFrom="page">
                <wp:posOffset>1231697</wp:posOffset>
              </wp:positionH>
              <wp:positionV relativeFrom="page">
                <wp:posOffset>9931602</wp:posOffset>
              </wp:positionV>
              <wp:extent cx="5624525" cy="56389"/>
              <wp:effectExtent l="0" t="0" r="0" b="0"/>
              <wp:wrapSquare wrapText="bothSides"/>
              <wp:docPr id="37779" name="Group 37779"/>
              <wp:cNvGraphicFramePr/>
              <a:graphic xmlns:a="http://schemas.openxmlformats.org/drawingml/2006/main">
                <a:graphicData uri="http://schemas.microsoft.com/office/word/2010/wordprocessingGroup">
                  <wpg:wgp>
                    <wpg:cNvGrpSpPr/>
                    <wpg:grpSpPr>
                      <a:xfrm>
                        <a:off x="0" y="0"/>
                        <a:ext cx="5624525" cy="56389"/>
                        <a:chOff x="0" y="0"/>
                        <a:chExt cx="5624525" cy="56389"/>
                      </a:xfrm>
                    </wpg:grpSpPr>
                    <wps:wsp>
                      <wps:cNvPr id="38656" name="Shape 38656"/>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57" name="Shape 38657"/>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58" name="Shape 38658"/>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59" name="Shape 38659"/>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60" name="Shape 38660"/>
                      <wps:cNvSpPr/>
                      <wps:spPr>
                        <a:xfrm>
                          <a:off x="47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61" name="Shape 38661"/>
                      <wps:cNvSpPr/>
                      <wps:spPr>
                        <a:xfrm>
                          <a:off x="56337" y="18289"/>
                          <a:ext cx="5511673" cy="38100"/>
                        </a:xfrm>
                        <a:custGeom>
                          <a:avLst/>
                          <a:gdLst/>
                          <a:ahLst/>
                          <a:cxnLst/>
                          <a:rect l="0" t="0" r="0" b="0"/>
                          <a:pathLst>
                            <a:path w="5511673" h="38100">
                              <a:moveTo>
                                <a:pt x="0" y="0"/>
                              </a:moveTo>
                              <a:lnTo>
                                <a:pt x="5511673" y="0"/>
                              </a:lnTo>
                              <a:lnTo>
                                <a:pt x="55116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62" name="Shape 38662"/>
                      <wps:cNvSpPr/>
                      <wps:spPr>
                        <a:xfrm>
                          <a:off x="56337" y="9145"/>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63" name="Shape 38663"/>
                      <wps:cNvSpPr/>
                      <wps:spPr>
                        <a:xfrm>
                          <a:off x="56337" y="0"/>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64" name="Shape 38664"/>
                      <wps:cNvSpPr/>
                      <wps:spPr>
                        <a:xfrm>
                          <a:off x="5586425"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65" name="Shape 38665"/>
                      <wps:cNvSpPr/>
                      <wps:spPr>
                        <a:xfrm>
                          <a:off x="5568137"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66" name="Shape 38666"/>
                      <wps:cNvSpPr/>
                      <wps:spPr>
                        <a:xfrm>
                          <a:off x="557728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67" name="Shape 38667"/>
                      <wps:cNvSpPr/>
                      <wps:spPr>
                        <a:xfrm>
                          <a:off x="5568137"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68" name="Shape 38668"/>
                      <wps:cNvSpPr/>
                      <wps:spPr>
                        <a:xfrm>
                          <a:off x="55681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07B7D5" id="Group 37779" o:spid="_x0000_s1026" style="position:absolute;margin-left:97pt;margin-top:782pt;width:442.9pt;height:4.45pt;z-index:251664384;mso-position-horizontal-relative:page;mso-position-vertical-relative:page" coordsize="5624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">
              <v:shape id="Shape 3865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" path="m,l38100,r,56388l,56388,,e" fillcolor="black" stroked="f" strokeweight="0">
                <v:stroke miterlimit="83231f" joinstyle="miter"/>
                <v:path arrowok="t" textboxrect="0,0,38100,56388"/>
              </v:shape>
              <v:shape id="Shape 3865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" path="m,l56388,r,38100l,38100,,e" fillcolor="black" stroked="f" strokeweight="0">
                <v:stroke miterlimit="83231f" joinstyle="miter"/>
                <v:path arrowok="t" textboxrect="0,0,56388,38100"/>
              </v:shape>
              <v:shape id="Shape 3865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" path="m,l9144,r,18288l,18288,,e" stroked="f" strokeweight="0">
                <v:stroke miterlimit="83231f" joinstyle="miter"/>
                <v:path arrowok="t" textboxrect="0,0,9144,18288"/>
              </v:shape>
              <v:shape id="Shape 3865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" path="m,l18288,r,9144l,9144,,e" stroked="f" strokeweight="0">
                <v:stroke miterlimit="83231f" joinstyle="miter"/>
                <v:path arrowok="t" textboxrect="0,0,18288,9144"/>
              </v:shape>
              <v:shape id="Shape 38660" o:spid="_x0000_s1031" style="position:absolute;left:4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" path="m,l9144,r,9144l,9144,,e" fillcolor="black" stroked="f" strokeweight="0">
                <v:stroke miterlimit="83231f" joinstyle="miter"/>
                <v:path arrowok="t" textboxrect="0,0,9144,9144"/>
              </v:shape>
              <v:shape id="Shape 38661" o:spid="_x0000_s1032" style="position:absolute;left:563;top:182;width:55117;height:381;visibility:visible;mso-wrap-style:square;v-text-anchor:top" coordsize="55116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" path="m,l5511673,r,38100l,38100,,e" fillcolor="black" stroked="f" strokeweight="0">
                <v:stroke miterlimit="83231f" joinstyle="miter"/>
                <v:path arrowok="t" textboxrect="0,0,5511673,38100"/>
              </v:shape>
              <v:shape id="Shape 38662" o:spid="_x0000_s1033" style="position:absolute;left:563;top:91;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" path="m,l5511673,r,9144l,9144,,e" stroked="f" strokeweight="0">
                <v:stroke miterlimit="83231f" joinstyle="miter"/>
                <v:path arrowok="t" textboxrect="0,0,5511673,9144"/>
              </v:shape>
              <v:shape id="Shape 38663" o:spid="_x0000_s1034" style="position:absolute;left:563;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" path="m,l5511673,r,9144l,9144,,e" fillcolor="black" stroked="f" strokeweight="0">
                <v:stroke miterlimit="83231f" joinstyle="miter"/>
                <v:path arrowok="t" textboxrect="0,0,5511673,9144"/>
              </v:shape>
              <v:shape id="Shape 38664" o:spid="_x0000_s1035" style="position:absolute;left:55864;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" path="m,l38100,r,56388l,56388,,e" fillcolor="black" stroked="f" strokeweight="0">
                <v:stroke miterlimit="83231f" joinstyle="miter"/>
                <v:path arrowok="t" textboxrect="0,0,38100,56388"/>
              </v:shape>
              <v:shape id="Shape 38665" o:spid="_x0000_s1036" style="position:absolute;left:55681;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" path="m,l56388,r,38100l,38100,,e" fillcolor="black" stroked="f" strokeweight="0">
                <v:stroke miterlimit="83231f" joinstyle="miter"/>
                <v:path arrowok="t" textboxrect="0,0,56388,38100"/>
              </v:shape>
              <v:shape id="Shape 38666" o:spid="_x0000_s1037" style="position:absolute;left:55772;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" path="m,l9144,r,18288l,18288,,e" stroked="f" strokeweight="0">
                <v:stroke miterlimit="83231f" joinstyle="miter"/>
                <v:path arrowok="t" textboxrect="0,0,9144,18288"/>
              </v:shape>
              <v:shape id="Shape 38667" o:spid="_x0000_s1038" style="position:absolute;left:5568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" path="m,l18288,r,9144l,9144,,e" stroked="f" strokeweight="0">
                <v:stroke miterlimit="83231f" joinstyle="miter"/>
                <v:path arrowok="t" textboxrect="0,0,18288,9144"/>
              </v:shape>
              <v:shape id="Shape 38668" o:spid="_x0000_s1039" style="position:absolute;left:556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Department of Computer Application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M.E.S Asmabi College </w:t>
    </w:r>
  </w:p>
  <w:p w14:paraId="65BDB00B" w14:textId="77777777" w:rsidR="007A548F" w:rsidRDefault="004F61C4">
    <w:pPr>
      <w:spacing w:after="0"/>
      <w:ind w:right="1388"/>
      <w:jc w:val="center"/>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24D3" w14:textId="593E0B89" w:rsidR="007A548F" w:rsidRPr="00EF71FE" w:rsidRDefault="004F61C4">
    <w:pPr>
      <w:tabs>
        <w:tab w:val="center" w:pos="4514"/>
        <w:tab w:val="center" w:pos="7238"/>
      </w:tabs>
      <w:spacing w:after="0"/>
      <w:rPr>
        <w:rFonts w:ascii="Times New Roman" w:hAnsi="Times New Roman" w:cs="Times New Roman"/>
      </w:rPr>
    </w:pPr>
    <w:r w:rsidRPr="00EF71FE">
      <w:rPr>
        <w:rFonts w:ascii="Times New Roman" w:eastAsia="Calibri" w:hAnsi="Times New Roman" w:cs="Times New Roman"/>
        <w:noProof/>
        <w:sz w:val="22"/>
      </w:rPr>
      <mc:AlternateContent>
        <mc:Choice Requires="wpg">
          <w:drawing>
            <wp:anchor distT="0" distB="0" distL="114300" distR="114300" simplePos="0" relativeHeight="251665408" behindDoc="0" locked="0" layoutInCell="1" allowOverlap="1" wp14:anchorId="3615885F" wp14:editId="731D7B47">
              <wp:simplePos x="0" y="0"/>
              <wp:positionH relativeFrom="page">
                <wp:posOffset>1231697</wp:posOffset>
              </wp:positionH>
              <wp:positionV relativeFrom="page">
                <wp:posOffset>9931602</wp:posOffset>
              </wp:positionV>
              <wp:extent cx="5624525" cy="56389"/>
              <wp:effectExtent l="0" t="0" r="0" b="0"/>
              <wp:wrapSquare wrapText="bothSides"/>
              <wp:docPr id="37717" name="Group 37717"/>
              <wp:cNvGraphicFramePr/>
              <a:graphic xmlns:a="http://schemas.openxmlformats.org/drawingml/2006/main">
                <a:graphicData uri="http://schemas.microsoft.com/office/word/2010/wordprocessingGroup">
                  <wpg:wgp>
                    <wpg:cNvGrpSpPr/>
                    <wpg:grpSpPr>
                      <a:xfrm>
                        <a:off x="0" y="0"/>
                        <a:ext cx="5624525" cy="56389"/>
                        <a:chOff x="0" y="0"/>
                        <a:chExt cx="5624525" cy="56389"/>
                      </a:xfrm>
                    </wpg:grpSpPr>
                    <wps:wsp>
                      <wps:cNvPr id="38630" name="Shape 38630"/>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1" name="Shape 38631"/>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2" name="Shape 38632"/>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33" name="Shape 38633"/>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34" name="Shape 38634"/>
                      <wps:cNvSpPr/>
                      <wps:spPr>
                        <a:xfrm>
                          <a:off x="47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5" name="Shape 38635"/>
                      <wps:cNvSpPr/>
                      <wps:spPr>
                        <a:xfrm>
                          <a:off x="56337" y="18289"/>
                          <a:ext cx="5511673" cy="38100"/>
                        </a:xfrm>
                        <a:custGeom>
                          <a:avLst/>
                          <a:gdLst/>
                          <a:ahLst/>
                          <a:cxnLst/>
                          <a:rect l="0" t="0" r="0" b="0"/>
                          <a:pathLst>
                            <a:path w="5511673" h="38100">
                              <a:moveTo>
                                <a:pt x="0" y="0"/>
                              </a:moveTo>
                              <a:lnTo>
                                <a:pt x="5511673" y="0"/>
                              </a:lnTo>
                              <a:lnTo>
                                <a:pt x="55116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6" name="Shape 38636"/>
                      <wps:cNvSpPr/>
                      <wps:spPr>
                        <a:xfrm>
                          <a:off x="56337" y="9145"/>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37" name="Shape 38637"/>
                      <wps:cNvSpPr/>
                      <wps:spPr>
                        <a:xfrm>
                          <a:off x="56337" y="0"/>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8" name="Shape 38638"/>
                      <wps:cNvSpPr/>
                      <wps:spPr>
                        <a:xfrm>
                          <a:off x="5586425"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39" name="Shape 38639"/>
                      <wps:cNvSpPr/>
                      <wps:spPr>
                        <a:xfrm>
                          <a:off x="5568137"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40" name="Shape 38640"/>
                      <wps:cNvSpPr/>
                      <wps:spPr>
                        <a:xfrm>
                          <a:off x="557728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41" name="Shape 38641"/>
                      <wps:cNvSpPr/>
                      <wps:spPr>
                        <a:xfrm>
                          <a:off x="5568137"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42" name="Shape 38642"/>
                      <wps:cNvSpPr/>
                      <wps:spPr>
                        <a:xfrm>
                          <a:off x="55681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75ACFC" id="Group 37717" o:spid="_x0000_s1026" style="position:absolute;margin-left:97pt;margin-top:782pt;width:442.9pt;height:4.45pt;z-index:251665408;mso-position-horizontal-relative:page;mso-position-vertical-relative:page" coordsize="5624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">
              <v:shape id="Shape 3863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" path="m,l38100,r,56388l,56388,,e" fillcolor="black" stroked="f" strokeweight="0">
                <v:stroke miterlimit="83231f" joinstyle="miter"/>
                <v:path arrowok="t" textboxrect="0,0,38100,56388"/>
              </v:shape>
              <v:shape id="Shape 38631"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" path="m,l56388,r,38100l,38100,,e" fillcolor="black" stroked="f" strokeweight="0">
                <v:stroke miterlimit="83231f" joinstyle="miter"/>
                <v:path arrowok="t" textboxrect="0,0,56388,38100"/>
              </v:shape>
              <v:shape id="Shape 38632"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" path="m,l9144,r,18288l,18288,,e" stroked="f" strokeweight="0">
                <v:stroke miterlimit="83231f" joinstyle="miter"/>
                <v:path arrowok="t" textboxrect="0,0,9144,18288"/>
              </v:shape>
              <v:shape id="Shape 38633"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" path="m,l18288,r,9144l,9144,,e" stroked="f" strokeweight="0">
                <v:stroke miterlimit="83231f" joinstyle="miter"/>
                <v:path arrowok="t" textboxrect="0,0,18288,9144"/>
              </v:shape>
              <v:shape id="Shape 38634" o:spid="_x0000_s1031" style="position:absolute;left:4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" path="m,l9144,r,9144l,9144,,e" fillcolor="black" stroked="f" strokeweight="0">
                <v:stroke miterlimit="83231f" joinstyle="miter"/>
                <v:path arrowok="t" textboxrect="0,0,9144,9144"/>
              </v:shape>
              <v:shape id="Shape 38635" o:spid="_x0000_s1032" style="position:absolute;left:563;top:182;width:55117;height:381;visibility:visible;mso-wrap-style:square;v-text-anchor:top" coordsize="55116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" path="m,l5511673,r,38100l,38100,,e" fillcolor="black" stroked="f" strokeweight="0">
                <v:stroke miterlimit="83231f" joinstyle="miter"/>
                <v:path arrowok="t" textboxrect="0,0,5511673,38100"/>
              </v:shape>
              <v:shape id="Shape 38636" o:spid="_x0000_s1033" style="position:absolute;left:563;top:91;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" path="m,l5511673,r,9144l,9144,,e" stroked="f" strokeweight="0">
                <v:stroke miterlimit="83231f" joinstyle="miter"/>
                <v:path arrowok="t" textboxrect="0,0,5511673,9144"/>
              </v:shape>
              <v:shape id="Shape 38637" o:spid="_x0000_s1034" style="position:absolute;left:563;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" path="m,l5511673,r,9144l,9144,,e" fillcolor="black" stroked="f" strokeweight="0">
                <v:stroke miterlimit="83231f" joinstyle="miter"/>
                <v:path arrowok="t" textboxrect="0,0,5511673,9144"/>
              </v:shape>
              <v:shape id="Shape 38638" o:spid="_x0000_s1035" style="position:absolute;left:55864;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" path="m,l38100,r,56388l,56388,,e" fillcolor="black" stroked="f" strokeweight="0">
                <v:stroke miterlimit="83231f" joinstyle="miter"/>
                <v:path arrowok="t" textboxrect="0,0,38100,56388"/>
              </v:shape>
              <v:shape id="Shape 38639" o:spid="_x0000_s1036" style="position:absolute;left:55681;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" path="m,l56388,r,38100l,38100,,e" fillcolor="black" stroked="f" strokeweight="0">
                <v:stroke miterlimit="83231f" joinstyle="miter"/>
                <v:path arrowok="t" textboxrect="0,0,56388,38100"/>
              </v:shape>
              <v:shape id="Shape 38640" o:spid="_x0000_s1037" style="position:absolute;left:55772;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" path="m,l9144,r,18288l,18288,,e" stroked="f" strokeweight="0">
                <v:stroke miterlimit="83231f" joinstyle="miter"/>
                <v:path arrowok="t" textboxrect="0,0,9144,18288"/>
              </v:shape>
              <v:shape id="Shape 38641" o:spid="_x0000_s1038" style="position:absolute;left:5568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" path="m,l18288,r,9144l,9144,,e" stroked="f" strokeweight="0">
                <v:stroke miterlimit="83231f" joinstyle="miter"/>
                <v:path arrowok="t" textboxrect="0,0,18288,9144"/>
              </v:shape>
              <v:shape id="Shape 38642" o:spid="_x0000_s1039" style="position:absolute;left:556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sidR="001C4935" w:rsidRPr="00EF71FE">
      <w:rPr>
        <w:rFonts w:ascii="Times New Roman" w:eastAsia="Calibri" w:hAnsi="Times New Roman" w:cs="Times New Roman"/>
        <w:sz w:val="22"/>
      </w:rPr>
      <w:t xml:space="preserve">                      </w:t>
    </w:r>
    <w:r w:rsidR="00EF71FE">
      <w:rPr>
        <w:rFonts w:ascii="Times New Roman" w:eastAsia="Calibri" w:hAnsi="Times New Roman" w:cs="Times New Roman"/>
        <w:sz w:val="22"/>
      </w:rPr>
      <w:t xml:space="preserve">   </w:t>
    </w:r>
    <w:r w:rsidRPr="00EF71FE">
      <w:rPr>
        <w:rFonts w:ascii="Times New Roman" w:eastAsia="Calibri" w:hAnsi="Times New Roman" w:cs="Times New Roman"/>
        <w:sz w:val="22"/>
      </w:rPr>
      <w:t>Department of Computer Application</w:t>
    </w:r>
    <w:r>
      <w:rPr>
        <w:rFonts w:ascii="Calibri" w:eastAsia="Calibri" w:hAnsi="Calibri" w:cs="Calibri"/>
        <w:sz w:val="22"/>
      </w:rPr>
      <w:t xml:space="preserve"> </w:t>
    </w:r>
    <w:r w:rsidR="001C4935">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r>
    <w:r w:rsidR="001C4935" w:rsidRPr="00EF71FE">
      <w:rPr>
        <w:rFonts w:ascii="Times New Roman" w:eastAsia="Calibri" w:hAnsi="Times New Roman" w:cs="Times New Roman"/>
        <w:sz w:val="22"/>
      </w:rPr>
      <w:t xml:space="preserve">                       </w:t>
    </w:r>
    <w:r w:rsidR="00E27789" w:rsidRPr="00EF71FE">
      <w:rPr>
        <w:rFonts w:ascii="Times New Roman" w:eastAsia="Calibri" w:hAnsi="Times New Roman" w:cs="Times New Roman"/>
        <w:sz w:val="22"/>
      </w:rPr>
      <w:t xml:space="preserve">  </w:t>
    </w:r>
    <w:r w:rsidR="001C4935" w:rsidRPr="00EF71FE">
      <w:rPr>
        <w:rFonts w:ascii="Times New Roman" w:eastAsia="Calibri" w:hAnsi="Times New Roman" w:cs="Times New Roman"/>
        <w:sz w:val="22"/>
      </w:rPr>
      <w:t xml:space="preserve">    </w:t>
    </w:r>
    <w:r w:rsidRPr="00EF71FE">
      <w:rPr>
        <w:rFonts w:ascii="Times New Roman" w:eastAsia="Calibri" w:hAnsi="Times New Roman" w:cs="Times New Roman"/>
        <w:sz w:val="22"/>
      </w:rPr>
      <w:t xml:space="preserve">M.E.S Asmabi College </w:t>
    </w:r>
  </w:p>
  <w:p w14:paraId="2ADE9B07" w14:textId="77777777" w:rsidR="007A548F" w:rsidRDefault="001C4935">
    <w:pPr>
      <w:spacing w:after="0"/>
      <w:ind w:right="1388"/>
      <w:jc w:val="center"/>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4BE84" w14:textId="77777777" w:rsidR="007A548F" w:rsidRDefault="004F61C4">
    <w:pPr>
      <w:tabs>
        <w:tab w:val="center" w:pos="4514"/>
        <w:tab w:val="center" w:pos="7238"/>
      </w:tabs>
      <w:spacing w:after="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E8B9F70" wp14:editId="0D706FF2">
              <wp:simplePos x="0" y="0"/>
              <wp:positionH relativeFrom="page">
                <wp:posOffset>1231697</wp:posOffset>
              </wp:positionH>
              <wp:positionV relativeFrom="page">
                <wp:posOffset>9931602</wp:posOffset>
              </wp:positionV>
              <wp:extent cx="5624525" cy="56389"/>
              <wp:effectExtent l="0" t="0" r="0" b="0"/>
              <wp:wrapSquare wrapText="bothSides"/>
              <wp:docPr id="37655" name="Group 37655"/>
              <wp:cNvGraphicFramePr/>
              <a:graphic xmlns:a="http://schemas.openxmlformats.org/drawingml/2006/main">
                <a:graphicData uri="http://schemas.microsoft.com/office/word/2010/wordprocessingGroup">
                  <wpg:wgp>
                    <wpg:cNvGrpSpPr/>
                    <wpg:grpSpPr>
                      <a:xfrm>
                        <a:off x="0" y="0"/>
                        <a:ext cx="5624525" cy="56389"/>
                        <a:chOff x="0" y="0"/>
                        <a:chExt cx="5624525" cy="56389"/>
                      </a:xfrm>
                    </wpg:grpSpPr>
                    <wps:wsp>
                      <wps:cNvPr id="38604" name="Shape 38604"/>
                      <wps:cNvSpPr/>
                      <wps:spPr>
                        <a:xfrm>
                          <a:off x="0"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5" name="Shape 38605"/>
                      <wps:cNvSpPr/>
                      <wps:spPr>
                        <a:xfrm>
                          <a:off x="0"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6" name="Shape 38606"/>
                      <wps:cNvSpPr/>
                      <wps:spPr>
                        <a:xfrm>
                          <a:off x="3810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07" name="Shape 38607"/>
                      <wps:cNvSpPr/>
                      <wps:spPr>
                        <a:xfrm>
                          <a:off x="38100"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08" name="Shape 38608"/>
                      <wps:cNvSpPr/>
                      <wps:spPr>
                        <a:xfrm>
                          <a:off x="471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09" name="Shape 38609"/>
                      <wps:cNvSpPr/>
                      <wps:spPr>
                        <a:xfrm>
                          <a:off x="56337" y="18289"/>
                          <a:ext cx="5511673" cy="38100"/>
                        </a:xfrm>
                        <a:custGeom>
                          <a:avLst/>
                          <a:gdLst/>
                          <a:ahLst/>
                          <a:cxnLst/>
                          <a:rect l="0" t="0" r="0" b="0"/>
                          <a:pathLst>
                            <a:path w="5511673" h="38100">
                              <a:moveTo>
                                <a:pt x="0" y="0"/>
                              </a:moveTo>
                              <a:lnTo>
                                <a:pt x="5511673" y="0"/>
                              </a:lnTo>
                              <a:lnTo>
                                <a:pt x="55116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10" name="Shape 38610"/>
                      <wps:cNvSpPr/>
                      <wps:spPr>
                        <a:xfrm>
                          <a:off x="56337" y="9145"/>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11" name="Shape 38611"/>
                      <wps:cNvSpPr/>
                      <wps:spPr>
                        <a:xfrm>
                          <a:off x="56337" y="0"/>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12" name="Shape 38612"/>
                      <wps:cNvSpPr/>
                      <wps:spPr>
                        <a:xfrm>
                          <a:off x="5586425" y="1"/>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13" name="Shape 38613"/>
                      <wps:cNvSpPr/>
                      <wps:spPr>
                        <a:xfrm>
                          <a:off x="5568137" y="18289"/>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614" name="Shape 38614"/>
                      <wps:cNvSpPr/>
                      <wps:spPr>
                        <a:xfrm>
                          <a:off x="5577282"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15" name="Shape 38615"/>
                      <wps:cNvSpPr/>
                      <wps:spPr>
                        <a:xfrm>
                          <a:off x="5568137" y="914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616" name="Shape 38616"/>
                      <wps:cNvSpPr/>
                      <wps:spPr>
                        <a:xfrm>
                          <a:off x="55681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2EB70C" id="Group 37655" o:spid="_x0000_s1026" style="position:absolute;margin-left:97pt;margin-top:782pt;width:442.9pt;height:4.45pt;z-index:251666432;mso-position-horizontal-relative:page;mso-position-vertical-relative:page" coordsize="5624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">
              <v:shape id="Shape 3860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" path="m,l38100,r,56388l,56388,,e" fillcolor="black" stroked="f" strokeweight="0">
                <v:stroke miterlimit="83231f" joinstyle="miter"/>
                <v:path arrowok="t" textboxrect="0,0,38100,56388"/>
              </v:shape>
              <v:shape id="Shape 38605"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" path="m,l56388,r,38100l,38100,,e" fillcolor="black" stroked="f" strokeweight="0">
                <v:stroke miterlimit="83231f" joinstyle="miter"/>
                <v:path arrowok="t" textboxrect="0,0,56388,38100"/>
              </v:shape>
              <v:shape id="Shape 38606"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" path="m,l9144,r,18288l,18288,,e" stroked="f" strokeweight="0">
                <v:stroke miterlimit="83231f" joinstyle="miter"/>
                <v:path arrowok="t" textboxrect="0,0,9144,18288"/>
              </v:shape>
              <v:shape id="Shape 38607"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" path="m,l18288,r,9144l,9144,,e" stroked="f" strokeweight="0">
                <v:stroke miterlimit="83231f" joinstyle="miter"/>
                <v:path arrowok="t" textboxrect="0,0,18288,9144"/>
              </v:shape>
              <v:shape id="Shape 38608" o:spid="_x0000_s1031" style="position:absolute;left:4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" path="m,l9144,r,9144l,9144,,e" fillcolor="black" stroked="f" strokeweight="0">
                <v:stroke miterlimit="83231f" joinstyle="miter"/>
                <v:path arrowok="t" textboxrect="0,0,9144,9144"/>
              </v:shape>
              <v:shape id="Shape 38609" o:spid="_x0000_s1032" style="position:absolute;left:563;top:182;width:55117;height:381;visibility:visible;mso-wrap-style:square;v-text-anchor:top" coordsize="55116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" path="m,l5511673,r,38100l,38100,,e" fillcolor="black" stroked="f" strokeweight="0">
                <v:stroke miterlimit="83231f" joinstyle="miter"/>
                <v:path arrowok="t" textboxrect="0,0,5511673,38100"/>
              </v:shape>
              <v:shape id="Shape 38610" o:spid="_x0000_s1033" style="position:absolute;left:563;top:91;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" path="m,l5511673,r,9144l,9144,,e" stroked="f" strokeweight="0">
                <v:stroke miterlimit="83231f" joinstyle="miter"/>
                <v:path arrowok="t" textboxrect="0,0,5511673,9144"/>
              </v:shape>
              <v:shape id="Shape 38611" o:spid="_x0000_s1034" style="position:absolute;left:563;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" path="m,l5511673,r,9144l,9144,,e" fillcolor="black" stroked="f" strokeweight="0">
                <v:stroke miterlimit="83231f" joinstyle="miter"/>
                <v:path arrowok="t" textboxrect="0,0,5511673,9144"/>
              </v:shape>
              <v:shape id="Shape 38612" o:spid="_x0000_s1035" style="position:absolute;left:55864;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" path="m,l38100,r,56388l,56388,,e" fillcolor="black" stroked="f" strokeweight="0">
                <v:stroke miterlimit="83231f" joinstyle="miter"/>
                <v:path arrowok="t" textboxrect="0,0,38100,56388"/>
              </v:shape>
              <v:shape id="Shape 38613" o:spid="_x0000_s1036" style="position:absolute;left:55681;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" path="m,l56388,r,38100l,38100,,e" fillcolor="black" stroked="f" strokeweight="0">
                <v:stroke miterlimit="83231f" joinstyle="miter"/>
                <v:path arrowok="t" textboxrect="0,0,56388,38100"/>
              </v:shape>
              <v:shape id="Shape 38614" o:spid="_x0000_s1037" style="position:absolute;left:55772;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" path="m,l9144,r,18288l,18288,,e" stroked="f" strokeweight="0">
                <v:stroke miterlimit="83231f" joinstyle="miter"/>
                <v:path arrowok="t" textboxrect="0,0,9144,18288"/>
              </v:shape>
              <v:shape id="Shape 38615" o:spid="_x0000_s1038" style="position:absolute;left:55681;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" path="m,l18288,r,9144l,9144,,e" stroked="f" strokeweight="0">
                <v:stroke miterlimit="83231f" joinstyle="miter"/>
                <v:path arrowok="t" textboxrect="0,0,18288,9144"/>
              </v:shape>
              <v:shape id="Shape 38616" o:spid="_x0000_s1039" style="position:absolute;left:556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Department of Computer Application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M.E.S Asmabi College </w:t>
    </w:r>
  </w:p>
  <w:p w14:paraId="5A6DA0D3" w14:textId="77777777" w:rsidR="007A548F" w:rsidRDefault="004F61C4">
    <w:pPr>
      <w:spacing w:after="0"/>
      <w:ind w:right="1388"/>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35D9B" w14:textId="77777777" w:rsidR="005A042C" w:rsidRDefault="004F61C4">
      <w:pPr>
        <w:spacing w:after="0" w:line="240" w:lineRule="auto"/>
      </w:pPr>
      <w:r>
        <w:separator/>
      </w:r>
    </w:p>
  </w:footnote>
  <w:footnote w:type="continuationSeparator" w:id="0">
    <w:p w14:paraId="5FD7FF5C" w14:textId="77777777" w:rsidR="005A042C" w:rsidRDefault="004F6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3020A" w14:textId="77777777" w:rsidR="007A548F" w:rsidRDefault="004F61C4">
    <w:pPr>
      <w:spacing w:after="0"/>
      <w:ind w:right="1436"/>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6CB2E3" wp14:editId="5A179AE3">
              <wp:simplePos x="0" y="0"/>
              <wp:positionH relativeFrom="page">
                <wp:posOffset>1231697</wp:posOffset>
              </wp:positionH>
              <wp:positionV relativeFrom="page">
                <wp:posOffset>708660</wp:posOffset>
              </wp:positionV>
              <wp:extent cx="5624525" cy="56388"/>
              <wp:effectExtent l="0" t="0" r="0" b="0"/>
              <wp:wrapNone/>
              <wp:docPr id="37742" name="Group 37742"/>
              <wp:cNvGraphicFramePr/>
              <a:graphic xmlns:a="http://schemas.openxmlformats.org/drawingml/2006/main">
                <a:graphicData uri="http://schemas.microsoft.com/office/word/2010/wordprocessingGroup">
                  <wpg:wgp>
                    <wpg:cNvGrpSpPr/>
                    <wpg:grpSpPr>
                      <a:xfrm>
                        <a:off x="0" y="0"/>
                        <a:ext cx="5624525" cy="56388"/>
                        <a:chOff x="0" y="0"/>
                        <a:chExt cx="5624525" cy="56388"/>
                      </a:xfrm>
                    </wpg:grpSpPr>
                    <wps:wsp>
                      <wps:cNvPr id="38566" name="Shape 3856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67" name="Shape 3856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68" name="Shape 3856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69" name="Shape 3856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70" name="Shape 38570"/>
                      <wps:cNvSpPr/>
                      <wps:spPr>
                        <a:xfrm>
                          <a:off x="47193"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1" name="Shape 38571"/>
                      <wps:cNvSpPr/>
                      <wps:spPr>
                        <a:xfrm>
                          <a:off x="56337" y="0"/>
                          <a:ext cx="5511673" cy="38100"/>
                        </a:xfrm>
                        <a:custGeom>
                          <a:avLst/>
                          <a:gdLst/>
                          <a:ahLst/>
                          <a:cxnLst/>
                          <a:rect l="0" t="0" r="0" b="0"/>
                          <a:pathLst>
                            <a:path w="5511673" h="38100">
                              <a:moveTo>
                                <a:pt x="0" y="0"/>
                              </a:moveTo>
                              <a:lnTo>
                                <a:pt x="5511673" y="0"/>
                              </a:lnTo>
                              <a:lnTo>
                                <a:pt x="55116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2" name="Shape 38572"/>
                      <wps:cNvSpPr/>
                      <wps:spPr>
                        <a:xfrm>
                          <a:off x="56337" y="38100"/>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73" name="Shape 38573"/>
                      <wps:cNvSpPr/>
                      <wps:spPr>
                        <a:xfrm>
                          <a:off x="56337" y="47244"/>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4" name="Shape 38574"/>
                      <wps:cNvSpPr/>
                      <wps:spPr>
                        <a:xfrm>
                          <a:off x="5586425"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5" name="Shape 38575"/>
                      <wps:cNvSpPr/>
                      <wps:spPr>
                        <a:xfrm>
                          <a:off x="5568137"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76" name="Shape 38576"/>
                      <wps:cNvSpPr/>
                      <wps:spPr>
                        <a:xfrm>
                          <a:off x="557728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77" name="Shape 38577"/>
                      <wps:cNvSpPr/>
                      <wps:spPr>
                        <a:xfrm>
                          <a:off x="5568137"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78" name="Shape 38578"/>
                      <wps:cNvSpPr/>
                      <wps:spPr>
                        <a:xfrm>
                          <a:off x="5568137"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9249AE" id="Group 37742" o:spid="_x0000_s1026" style="position:absolute;margin-left:97pt;margin-top:55.8pt;width:442.9pt;height:4.45pt;z-index:251658240;mso-position-horizontal-relative:page;mso-position-vertical-relative:page" coordsize="5624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">
              <v:shape id="Shape 3856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" path="m,l38100,r,56388l,56388,,e" fillcolor="black" stroked="f" strokeweight="0">
                <v:stroke miterlimit="83231f" joinstyle="miter"/>
                <v:path arrowok="t" textboxrect="0,0,38100,56388"/>
              </v:shape>
              <v:shape id="Shape 3856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" path="m,l56388,r,38100l,38100,,e" fillcolor="black" stroked="f" strokeweight="0">
                <v:stroke miterlimit="83231f" joinstyle="miter"/>
                <v:path arrowok="t" textboxrect="0,0,56388,38100"/>
              </v:shape>
              <v:shape id="Shape 3856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" path="m,l9144,r,18288l,18288,,e" stroked="f" strokeweight="0">
                <v:stroke miterlimit="83231f" joinstyle="miter"/>
                <v:path arrowok="t" textboxrect="0,0,9144,18288"/>
              </v:shape>
              <v:shape id="Shape 3856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" path="m,l18288,r,9144l,9144,,e" stroked="f" strokeweight="0">
                <v:stroke miterlimit="83231f" joinstyle="miter"/>
                <v:path arrowok="t" textboxrect="0,0,18288,9144"/>
              </v:shape>
              <v:shape id="Shape 38570" o:spid="_x0000_s1031" style="position:absolute;left:471;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" path="m,l9144,r,9144l,9144,,e" fillcolor="black" stroked="f" strokeweight="0">
                <v:stroke miterlimit="83231f" joinstyle="miter"/>
                <v:path arrowok="t" textboxrect="0,0,9144,9144"/>
              </v:shape>
              <v:shape id="Shape 38571" o:spid="_x0000_s1032" style="position:absolute;left:563;width:55117;height:381;visibility:visible;mso-wrap-style:square;v-text-anchor:top" coordsize="55116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" path="m,l5511673,r,38100l,38100,,e" fillcolor="black" stroked="f" strokeweight="0">
                <v:stroke miterlimit="83231f" joinstyle="miter"/>
                <v:path arrowok="t" textboxrect="0,0,5511673,38100"/>
              </v:shape>
              <v:shape id="Shape 38572" o:spid="_x0000_s1033" style="position:absolute;left:563;top:381;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" path="m,l5511673,r,9144l,9144,,e" stroked="f" strokeweight="0">
                <v:stroke miterlimit="83231f" joinstyle="miter"/>
                <v:path arrowok="t" textboxrect="0,0,5511673,9144"/>
              </v:shape>
              <v:shape id="Shape 38573" o:spid="_x0000_s1034" style="position:absolute;left:563;top:472;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" path="m,l5511673,r,9144l,9144,,e" fillcolor="black" stroked="f" strokeweight="0">
                <v:stroke miterlimit="83231f" joinstyle="miter"/>
                <v:path arrowok="t" textboxrect="0,0,5511673,9144"/>
              </v:shape>
              <v:shape id="Shape 38574" o:spid="_x0000_s1035" style="position:absolute;left:55864;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" path="m,l38100,r,56388l,56388,,e" fillcolor="black" stroked="f" strokeweight="0">
                <v:stroke miterlimit="83231f" joinstyle="miter"/>
                <v:path arrowok="t" textboxrect="0,0,38100,56388"/>
              </v:shape>
              <v:shape id="Shape 38575" o:spid="_x0000_s1036" style="position:absolute;left:55681;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" path="m,l56388,r,38100l,38100,,e" fillcolor="black" stroked="f" strokeweight="0">
                <v:stroke miterlimit="83231f" joinstyle="miter"/>
                <v:path arrowok="t" textboxrect="0,0,56388,38100"/>
              </v:shape>
              <v:shape id="Shape 38576" o:spid="_x0000_s1037" style="position:absolute;left:55772;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" path="m,l9144,r,18288l,18288,,e" stroked="f" strokeweight="0">
                <v:stroke miterlimit="83231f" joinstyle="miter"/>
                <v:path arrowok="t" textboxrect="0,0,9144,18288"/>
              </v:shape>
              <v:shape id="Shape 38577" o:spid="_x0000_s1038" style="position:absolute;left:55681;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" path="m,l18288,r,9144l,9144,,e" stroked="f" strokeweight="0">
                <v:stroke miterlimit="83231f" joinstyle="miter"/>
                <v:path arrowok="t" textboxrect="0,0,18288,9144"/>
              </v:shape>
              <v:shape id="Shape 38578" o:spid="_x0000_s1039" style="position:absolute;left:5568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" path="m,l9144,r,9144l,9144,,e" fillcolor="black" stroked="f" strokeweight="0">
                <v:stroke miterlimit="83231f" joinstyle="miter"/>
                <v:path arrowok="t" textboxrect="0,0,9144,9144"/>
              </v:shape>
              <w10:wrap anchorx="page" anchory="page"/>
            </v:group>
          </w:pict>
        </mc:Fallback>
      </mc:AlternateContent>
    </w:r>
    <w:r>
      <w:rPr>
        <w:rFonts w:ascii="Calibri" w:eastAsia="Calibri" w:hAnsi="Calibri" w:cs="Calibri"/>
        <w:color w:val="7F7F7F"/>
        <w:sz w:val="22"/>
      </w:rPr>
      <w:t xml:space="preserve">FACE MASK DETECTOR </w:t>
    </w:r>
  </w:p>
  <w:p w14:paraId="1EC1FCFF" w14:textId="77777777" w:rsidR="007A548F" w:rsidRDefault="004F61C4">
    <w:pPr>
      <w:spacing w:after="0"/>
    </w:pPr>
    <w:r>
      <w:rPr>
        <w:rFonts w:ascii="Calibri" w:eastAsia="Calibri" w:hAnsi="Calibri" w:cs="Calibri"/>
        <w:sz w:val="22"/>
      </w:rPr>
      <w:t xml:space="preserve"> </w:t>
    </w:r>
  </w:p>
  <w:p w14:paraId="1313816E" w14:textId="77777777" w:rsidR="007A548F" w:rsidRDefault="004F61C4">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9DCA02" wp14:editId="7E5B9CDE">
              <wp:simplePos x="0" y="0"/>
              <wp:positionH relativeFrom="page">
                <wp:posOffset>1231697</wp:posOffset>
              </wp:positionH>
              <wp:positionV relativeFrom="page">
                <wp:posOffset>764997</wp:posOffset>
              </wp:positionV>
              <wp:extent cx="5624525" cy="9166606"/>
              <wp:effectExtent l="0" t="0" r="0" b="0"/>
              <wp:wrapNone/>
              <wp:docPr id="37759" name="Group 37759"/>
              <wp:cNvGraphicFramePr/>
              <a:graphic xmlns:a="http://schemas.openxmlformats.org/drawingml/2006/main">
                <a:graphicData uri="http://schemas.microsoft.com/office/word/2010/wordprocessingGroup">
                  <wpg:wgp>
                    <wpg:cNvGrpSpPr/>
                    <wpg:grpSpPr>
                      <a:xfrm>
                        <a:off x="0" y="0"/>
                        <a:ext cx="5624525" cy="9166606"/>
                        <a:chOff x="0" y="0"/>
                        <a:chExt cx="5624525" cy="9166606"/>
                      </a:xfrm>
                    </wpg:grpSpPr>
                    <wps:wsp>
                      <wps:cNvPr id="38592" name="Shape 38592"/>
                      <wps:cNvSpPr/>
                      <wps:spPr>
                        <a:xfrm>
                          <a:off x="0" y="0"/>
                          <a:ext cx="38100" cy="9166606"/>
                        </a:xfrm>
                        <a:custGeom>
                          <a:avLst/>
                          <a:gdLst/>
                          <a:ahLst/>
                          <a:cxnLst/>
                          <a:rect l="0" t="0" r="0" b="0"/>
                          <a:pathLst>
                            <a:path w="38100" h="9166606">
                              <a:moveTo>
                                <a:pt x="0" y="0"/>
                              </a:moveTo>
                              <a:lnTo>
                                <a:pt x="38100" y="0"/>
                              </a:lnTo>
                              <a:lnTo>
                                <a:pt x="38100"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3" name="Shape 38593"/>
                      <wps:cNvSpPr/>
                      <wps:spPr>
                        <a:xfrm>
                          <a:off x="38100"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94" name="Shape 38594"/>
                      <wps:cNvSpPr/>
                      <wps:spPr>
                        <a:xfrm>
                          <a:off x="47193"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5" name="Shape 38595"/>
                      <wps:cNvSpPr/>
                      <wps:spPr>
                        <a:xfrm>
                          <a:off x="5586425" y="0"/>
                          <a:ext cx="38100" cy="9166606"/>
                        </a:xfrm>
                        <a:custGeom>
                          <a:avLst/>
                          <a:gdLst/>
                          <a:ahLst/>
                          <a:cxnLst/>
                          <a:rect l="0" t="0" r="0" b="0"/>
                          <a:pathLst>
                            <a:path w="38100" h="9166606">
                              <a:moveTo>
                                <a:pt x="0" y="0"/>
                              </a:moveTo>
                              <a:lnTo>
                                <a:pt x="38100" y="0"/>
                              </a:lnTo>
                              <a:lnTo>
                                <a:pt x="38100"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96" name="Shape 38596"/>
                      <wps:cNvSpPr/>
                      <wps:spPr>
                        <a:xfrm>
                          <a:off x="5577282"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97" name="Shape 38597"/>
                      <wps:cNvSpPr/>
                      <wps:spPr>
                        <a:xfrm>
                          <a:off x="5568137"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9988D0" id="Group 37759" o:spid="_x0000_s1026" style="position:absolute;margin-left:97pt;margin-top:60.25pt;width:442.9pt;height:721.8pt;z-index:-251657216;mso-position-horizontal-relative:page;mso-position-vertical-relative:page" coordsize="56245,9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">
              <v:shape id="Shape 38592" o:spid="_x0000_s1027" style="position:absolute;width:381;height:91666;visibility:visible;mso-wrap-style:square;v-text-anchor:top" coordsize="38100,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" path="m,l38100,r,9166606l,9166606,,e" fillcolor="black" stroked="f" strokeweight="0">
                <v:stroke miterlimit="83231f" joinstyle="miter"/>
                <v:path arrowok="t" textboxrect="0,0,38100,9166606"/>
              </v:shape>
              <v:shape id="Shape 38593" o:spid="_x0000_s1028" style="position:absolute;left:381;width:91;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" path="m,l9144,r,9166606l,9166606,,e" stroked="f" strokeweight="0">
                <v:stroke miterlimit="83231f" joinstyle="miter"/>
                <v:path arrowok="t" textboxrect="0,0,9144,9166606"/>
              </v:shape>
              <v:shape id="Shape 38594" o:spid="_x0000_s1029" style="position:absolute;left:471;width:92;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" path="m,l9144,r,9166606l,9166606,,e" fillcolor="black" stroked="f" strokeweight="0">
                <v:stroke miterlimit="83231f" joinstyle="miter"/>
                <v:path arrowok="t" textboxrect="0,0,9144,9166606"/>
              </v:shape>
              <v:shape id="Shape 38595" o:spid="_x0000_s1030" style="position:absolute;left:55864;width:381;height:91666;visibility:visible;mso-wrap-style:square;v-text-anchor:top" coordsize="38100,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" path="m,l38100,r,9166606l,9166606,,e" fillcolor="black" stroked="f" strokeweight="0">
                <v:stroke miterlimit="83231f" joinstyle="miter"/>
                <v:path arrowok="t" textboxrect="0,0,38100,9166606"/>
              </v:shape>
              <v:shape id="Shape 38596" o:spid="_x0000_s1031" style="position:absolute;left:55772;width:92;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" path="m,l9144,r,9166606l,9166606,,e" stroked="f" strokeweight="0">
                <v:stroke miterlimit="83231f" joinstyle="miter"/>
                <v:path arrowok="t" textboxrect="0,0,9144,9166606"/>
              </v:shape>
              <v:shape id="Shape 38597" o:spid="_x0000_s1032" style="position:absolute;left:55681;width:91;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" path="m,l9144,r,9166606l,9166606,,e" fillcolor="black" stroked="f" strokeweight="0">
                <v:stroke miterlimit="83231f" joinstyle="miter"/>
                <v:path arrowok="t" textboxrect="0,0,9144,916660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2822" w14:textId="6B39CAFC" w:rsidR="007A548F" w:rsidRPr="00EF71FE" w:rsidRDefault="004F61C4">
    <w:pPr>
      <w:spacing w:after="0"/>
      <w:ind w:right="1436"/>
      <w:jc w:val="right"/>
      <w:rPr>
        <w:rFonts w:ascii="Times New Roman" w:hAnsi="Times New Roman" w:cs="Times New Roman"/>
      </w:rPr>
    </w:pPr>
    <w:r w:rsidRPr="00EF71FE">
      <w:rPr>
        <w:rFonts w:ascii="Times New Roman" w:eastAsia="Calibri" w:hAnsi="Times New Roman" w:cs="Times New Roman"/>
        <w:noProof/>
        <w:color w:val="000000" w:themeColor="text1"/>
        <w:sz w:val="22"/>
      </w:rPr>
      <mc:AlternateContent>
        <mc:Choice Requires="wpg">
          <w:drawing>
            <wp:anchor distT="0" distB="0" distL="114300" distR="114300" simplePos="0" relativeHeight="251660288" behindDoc="0" locked="0" layoutInCell="1" allowOverlap="1" wp14:anchorId="1B9DF14E" wp14:editId="153EEC2B">
              <wp:simplePos x="0" y="0"/>
              <wp:positionH relativeFrom="page">
                <wp:posOffset>1231697</wp:posOffset>
              </wp:positionH>
              <wp:positionV relativeFrom="page">
                <wp:posOffset>708660</wp:posOffset>
              </wp:positionV>
              <wp:extent cx="5624525" cy="56388"/>
              <wp:effectExtent l="0" t="0" r="0" b="0"/>
              <wp:wrapNone/>
              <wp:docPr id="37680" name="Group 37680"/>
              <wp:cNvGraphicFramePr/>
              <a:graphic xmlns:a="http://schemas.openxmlformats.org/drawingml/2006/main">
                <a:graphicData uri="http://schemas.microsoft.com/office/word/2010/wordprocessingGroup">
                  <wpg:wgp>
                    <wpg:cNvGrpSpPr/>
                    <wpg:grpSpPr>
                      <a:xfrm>
                        <a:off x="0" y="0"/>
                        <a:ext cx="5624525" cy="56388"/>
                        <a:chOff x="0" y="0"/>
                        <a:chExt cx="5624525" cy="56388"/>
                      </a:xfrm>
                    </wpg:grpSpPr>
                    <wps:wsp>
                      <wps:cNvPr id="38528" name="Shape 3852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29" name="Shape 3852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0" name="Shape 3853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31" name="Shape 3853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32" name="Shape 38532"/>
                      <wps:cNvSpPr/>
                      <wps:spPr>
                        <a:xfrm>
                          <a:off x="47193"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3" name="Shape 38533"/>
                      <wps:cNvSpPr/>
                      <wps:spPr>
                        <a:xfrm>
                          <a:off x="56337" y="0"/>
                          <a:ext cx="5511673" cy="38100"/>
                        </a:xfrm>
                        <a:custGeom>
                          <a:avLst/>
                          <a:gdLst/>
                          <a:ahLst/>
                          <a:cxnLst/>
                          <a:rect l="0" t="0" r="0" b="0"/>
                          <a:pathLst>
                            <a:path w="5511673" h="38100">
                              <a:moveTo>
                                <a:pt x="0" y="0"/>
                              </a:moveTo>
                              <a:lnTo>
                                <a:pt x="5511673" y="0"/>
                              </a:lnTo>
                              <a:lnTo>
                                <a:pt x="55116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4" name="Shape 38534"/>
                      <wps:cNvSpPr/>
                      <wps:spPr>
                        <a:xfrm>
                          <a:off x="56337" y="38100"/>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35" name="Shape 38535"/>
                      <wps:cNvSpPr/>
                      <wps:spPr>
                        <a:xfrm>
                          <a:off x="56337" y="47244"/>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6" name="Shape 38536"/>
                      <wps:cNvSpPr/>
                      <wps:spPr>
                        <a:xfrm>
                          <a:off x="5586425"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7" name="Shape 38537"/>
                      <wps:cNvSpPr/>
                      <wps:spPr>
                        <a:xfrm>
                          <a:off x="5568137"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38" name="Shape 38538"/>
                      <wps:cNvSpPr/>
                      <wps:spPr>
                        <a:xfrm>
                          <a:off x="557728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39" name="Shape 38539"/>
                      <wps:cNvSpPr/>
                      <wps:spPr>
                        <a:xfrm>
                          <a:off x="5568137"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40" name="Shape 38540"/>
                      <wps:cNvSpPr/>
                      <wps:spPr>
                        <a:xfrm>
                          <a:off x="5568137"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900526" id="Group 37680" o:spid="_x0000_s1026" style="position:absolute;margin-left:97pt;margin-top:55.8pt;width:442.9pt;height:4.45pt;z-index:251660288;mso-position-horizontal-relative:page;mso-position-vertical-relative:page" coordsize="5624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">
              <v:shape id="Shape 3852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" path="m,l38100,r,56388l,56388,,e" fillcolor="black" stroked="f" strokeweight="0">
                <v:stroke miterlimit="83231f" joinstyle="miter"/>
                <v:path arrowok="t" textboxrect="0,0,38100,56388"/>
              </v:shape>
              <v:shape id="Shape 3852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" path="m,l56388,r,38100l,38100,,e" fillcolor="black" stroked="f" strokeweight="0">
                <v:stroke miterlimit="83231f" joinstyle="miter"/>
                <v:path arrowok="t" textboxrect="0,0,56388,38100"/>
              </v:shape>
              <v:shape id="Shape 3853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" path="m,l9144,r,18288l,18288,,e" stroked="f" strokeweight="0">
                <v:stroke miterlimit="83231f" joinstyle="miter"/>
                <v:path arrowok="t" textboxrect="0,0,9144,18288"/>
              </v:shape>
              <v:shape id="Shape 3853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" path="m,l18288,r,9144l,9144,,e" stroked="f" strokeweight="0">
                <v:stroke miterlimit="83231f" joinstyle="miter"/>
                <v:path arrowok="t" textboxrect="0,0,18288,9144"/>
              </v:shape>
              <v:shape id="Shape 38532" o:spid="_x0000_s1031" style="position:absolute;left:471;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" path="m,l9144,r,9144l,9144,,e" fillcolor="black" stroked="f" strokeweight="0">
                <v:stroke miterlimit="83231f" joinstyle="miter"/>
                <v:path arrowok="t" textboxrect="0,0,9144,9144"/>
              </v:shape>
              <v:shape id="Shape 38533" o:spid="_x0000_s1032" style="position:absolute;left:563;width:55117;height:381;visibility:visible;mso-wrap-style:square;v-text-anchor:top" coordsize="55116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" path="m,l5511673,r,38100l,38100,,e" fillcolor="black" stroked="f" strokeweight="0">
                <v:stroke miterlimit="83231f" joinstyle="miter"/>
                <v:path arrowok="t" textboxrect="0,0,5511673,38100"/>
              </v:shape>
              <v:shape id="Shape 38534" o:spid="_x0000_s1033" style="position:absolute;left:563;top:381;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" path="m,l5511673,r,9144l,9144,,e" stroked="f" strokeweight="0">
                <v:stroke miterlimit="83231f" joinstyle="miter"/>
                <v:path arrowok="t" textboxrect="0,0,5511673,9144"/>
              </v:shape>
              <v:shape id="Shape 38535" o:spid="_x0000_s1034" style="position:absolute;left:563;top:472;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" path="m,l5511673,r,9144l,9144,,e" fillcolor="black" stroked="f" strokeweight="0">
                <v:stroke miterlimit="83231f" joinstyle="miter"/>
                <v:path arrowok="t" textboxrect="0,0,5511673,9144"/>
              </v:shape>
              <v:shape id="Shape 38536" o:spid="_x0000_s1035" style="position:absolute;left:55864;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" path="m,l38100,r,56388l,56388,,e" fillcolor="black" stroked="f" strokeweight="0">
                <v:stroke miterlimit="83231f" joinstyle="miter"/>
                <v:path arrowok="t" textboxrect="0,0,38100,56388"/>
              </v:shape>
              <v:shape id="Shape 38537" o:spid="_x0000_s1036" style="position:absolute;left:55681;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" path="m,l56388,r,38100l,38100,,e" fillcolor="black" stroked="f" strokeweight="0">
                <v:stroke miterlimit="83231f" joinstyle="miter"/>
                <v:path arrowok="t" textboxrect="0,0,56388,38100"/>
              </v:shape>
              <v:shape id="Shape 38538" o:spid="_x0000_s1037" style="position:absolute;left:55772;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" path="m,l9144,r,18288l,18288,,e" stroked="f" strokeweight="0">
                <v:stroke miterlimit="83231f" joinstyle="miter"/>
                <v:path arrowok="t" textboxrect="0,0,9144,18288"/>
              </v:shape>
              <v:shape id="Shape 38539" o:spid="_x0000_s1038" style="position:absolute;left:55681;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" path="m,l18288,r,9144l,9144,,e" stroked="f" strokeweight="0">
                <v:stroke miterlimit="83231f" joinstyle="miter"/>
                <v:path arrowok="t" textboxrect="0,0,18288,9144"/>
              </v:shape>
              <v:shape id="Shape 38540" o:spid="_x0000_s1039" style="position:absolute;left:5568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" path="m,l9144,r,9144l,9144,,e" fillcolor="black" stroked="f" strokeweight="0">
                <v:stroke miterlimit="83231f" joinstyle="miter"/>
                <v:path arrowok="t" textboxrect="0,0,9144,9144"/>
              </v:shape>
              <w10:wrap anchorx="page" anchory="page"/>
            </v:group>
          </w:pict>
        </mc:Fallback>
      </mc:AlternateContent>
    </w:r>
    <w:r w:rsidR="00EF71FE" w:rsidRPr="00EF71FE">
      <w:rPr>
        <w:rFonts w:ascii="Times New Roman" w:eastAsia="Calibri" w:hAnsi="Times New Roman" w:cs="Times New Roman"/>
        <w:color w:val="000000" w:themeColor="text1"/>
        <w:sz w:val="22"/>
      </w:rPr>
      <w:t xml:space="preserve"> </w:t>
    </w:r>
    <w:r w:rsidR="001C4935" w:rsidRPr="00EF71FE">
      <w:rPr>
        <w:rFonts w:ascii="Times New Roman" w:eastAsia="Calibri" w:hAnsi="Times New Roman" w:cs="Times New Roman"/>
        <w:color w:val="000000" w:themeColor="text1"/>
        <w:sz w:val="22"/>
      </w:rPr>
      <w:t xml:space="preserve">               </w:t>
    </w:r>
    <w:r w:rsidR="00EF71FE" w:rsidRPr="00EF71FE">
      <w:rPr>
        <w:rFonts w:ascii="Times New Roman" w:eastAsia="Calibri" w:hAnsi="Times New Roman" w:cs="Times New Roman"/>
        <w:color w:val="000000" w:themeColor="text1"/>
        <w:sz w:val="22"/>
      </w:rPr>
      <w:t xml:space="preserve">  </w:t>
    </w:r>
    <w:r w:rsidR="001C4935" w:rsidRPr="00EF71FE">
      <w:rPr>
        <w:rFonts w:ascii="Times New Roman" w:eastAsia="Calibri" w:hAnsi="Times New Roman" w:cs="Times New Roman"/>
        <w:color w:val="000000" w:themeColor="text1"/>
        <w:sz w:val="22"/>
      </w:rPr>
      <w:t xml:space="preserve">STUDENTS CELL  </w:t>
    </w:r>
  </w:p>
  <w:p w14:paraId="11BF80CA" w14:textId="77777777" w:rsidR="007A548F" w:rsidRDefault="004F61C4">
    <w:pPr>
      <w:spacing w:after="0"/>
    </w:pPr>
    <w:r>
      <w:rPr>
        <w:rFonts w:ascii="Calibri" w:eastAsia="Calibri" w:hAnsi="Calibri" w:cs="Calibri"/>
        <w:sz w:val="22"/>
      </w:rPr>
      <w:t xml:space="preserve"> </w:t>
    </w:r>
  </w:p>
  <w:p w14:paraId="7ABC7017" w14:textId="77777777" w:rsidR="007A548F" w:rsidRDefault="004F61C4">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9F6F541" wp14:editId="022B8AF8">
              <wp:simplePos x="0" y="0"/>
              <wp:positionH relativeFrom="page">
                <wp:posOffset>1231697</wp:posOffset>
              </wp:positionH>
              <wp:positionV relativeFrom="page">
                <wp:posOffset>764997</wp:posOffset>
              </wp:positionV>
              <wp:extent cx="5624525" cy="9166606"/>
              <wp:effectExtent l="0" t="0" r="0" b="0"/>
              <wp:wrapNone/>
              <wp:docPr id="37697" name="Group 37697"/>
              <wp:cNvGraphicFramePr/>
              <a:graphic xmlns:a="http://schemas.openxmlformats.org/drawingml/2006/main">
                <a:graphicData uri="http://schemas.microsoft.com/office/word/2010/wordprocessingGroup">
                  <wpg:wgp>
                    <wpg:cNvGrpSpPr/>
                    <wpg:grpSpPr>
                      <a:xfrm>
                        <a:off x="0" y="0"/>
                        <a:ext cx="5624525" cy="9166606"/>
                        <a:chOff x="0" y="0"/>
                        <a:chExt cx="5624525" cy="9166606"/>
                      </a:xfrm>
                    </wpg:grpSpPr>
                    <wps:wsp>
                      <wps:cNvPr id="38554" name="Shape 38554"/>
                      <wps:cNvSpPr/>
                      <wps:spPr>
                        <a:xfrm>
                          <a:off x="0" y="0"/>
                          <a:ext cx="38100" cy="9166606"/>
                        </a:xfrm>
                        <a:custGeom>
                          <a:avLst/>
                          <a:gdLst/>
                          <a:ahLst/>
                          <a:cxnLst/>
                          <a:rect l="0" t="0" r="0" b="0"/>
                          <a:pathLst>
                            <a:path w="38100" h="9166606">
                              <a:moveTo>
                                <a:pt x="0" y="0"/>
                              </a:moveTo>
                              <a:lnTo>
                                <a:pt x="38100" y="0"/>
                              </a:lnTo>
                              <a:lnTo>
                                <a:pt x="38100"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55" name="Shape 38555"/>
                      <wps:cNvSpPr/>
                      <wps:spPr>
                        <a:xfrm>
                          <a:off x="38100"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56" name="Shape 38556"/>
                      <wps:cNvSpPr/>
                      <wps:spPr>
                        <a:xfrm>
                          <a:off x="47193"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57" name="Shape 38557"/>
                      <wps:cNvSpPr/>
                      <wps:spPr>
                        <a:xfrm>
                          <a:off x="5586425" y="0"/>
                          <a:ext cx="38100" cy="9166606"/>
                        </a:xfrm>
                        <a:custGeom>
                          <a:avLst/>
                          <a:gdLst/>
                          <a:ahLst/>
                          <a:cxnLst/>
                          <a:rect l="0" t="0" r="0" b="0"/>
                          <a:pathLst>
                            <a:path w="38100" h="9166606">
                              <a:moveTo>
                                <a:pt x="0" y="0"/>
                              </a:moveTo>
                              <a:lnTo>
                                <a:pt x="38100" y="0"/>
                              </a:lnTo>
                              <a:lnTo>
                                <a:pt x="38100"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58" name="Shape 38558"/>
                      <wps:cNvSpPr/>
                      <wps:spPr>
                        <a:xfrm>
                          <a:off x="5577282"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59" name="Shape 38559"/>
                      <wps:cNvSpPr/>
                      <wps:spPr>
                        <a:xfrm>
                          <a:off x="5568137"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88C0F4" id="Group 37697" o:spid="_x0000_s1026" style="position:absolute;margin-left:97pt;margin-top:60.25pt;width:442.9pt;height:721.8pt;z-index:-251655168;mso-position-horizontal-relative:page;mso-position-vertical-relative:page" coordsize="56245,9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">
              <v:shape id="Shape 38554" o:spid="_x0000_s1027" style="position:absolute;width:381;height:91666;visibility:visible;mso-wrap-style:square;v-text-anchor:top" coordsize="38100,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" path="m,l38100,r,9166606l,9166606,,e" fillcolor="black" stroked="f" strokeweight="0">
                <v:stroke miterlimit="83231f" joinstyle="miter"/>
                <v:path arrowok="t" textboxrect="0,0,38100,9166606"/>
              </v:shape>
              <v:shape id="Shape 38555" o:spid="_x0000_s1028" style="position:absolute;left:381;width:91;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" path="m,l9144,r,9166606l,9166606,,e" stroked="f" strokeweight="0">
                <v:stroke miterlimit="83231f" joinstyle="miter"/>
                <v:path arrowok="t" textboxrect="0,0,9144,9166606"/>
              </v:shape>
              <v:shape id="Shape 38556" o:spid="_x0000_s1029" style="position:absolute;left:471;width:92;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" path="m,l9144,r,9166606l,9166606,,e" fillcolor="black" stroked="f" strokeweight="0">
                <v:stroke miterlimit="83231f" joinstyle="miter"/>
                <v:path arrowok="t" textboxrect="0,0,9144,9166606"/>
              </v:shape>
              <v:shape id="Shape 38557" o:spid="_x0000_s1030" style="position:absolute;left:55864;width:381;height:91666;visibility:visible;mso-wrap-style:square;v-text-anchor:top" coordsize="38100,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" path="m,l38100,r,9166606l,9166606,,e" fillcolor="black" stroked="f" strokeweight="0">
                <v:stroke miterlimit="83231f" joinstyle="miter"/>
                <v:path arrowok="t" textboxrect="0,0,38100,9166606"/>
              </v:shape>
              <v:shape id="Shape 38558" o:spid="_x0000_s1031" style="position:absolute;left:55772;width:92;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" path="m,l9144,r,9166606l,9166606,,e" stroked="f" strokeweight="0">
                <v:stroke miterlimit="83231f" joinstyle="miter"/>
                <v:path arrowok="t" textboxrect="0,0,9144,9166606"/>
              </v:shape>
              <v:shape id="Shape 38559" o:spid="_x0000_s1032" style="position:absolute;left:55681;width:91;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" path="m,l9144,r,9166606l,9166606,,e" fillcolor="black" stroked="f" strokeweight="0">
                <v:stroke miterlimit="83231f" joinstyle="miter"/>
                <v:path arrowok="t" textboxrect="0,0,9144,916660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2098" w14:textId="77777777" w:rsidR="007A548F" w:rsidRDefault="004F61C4">
    <w:pPr>
      <w:spacing w:after="0"/>
      <w:ind w:right="1436"/>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D0F39AB" wp14:editId="5C243E18">
              <wp:simplePos x="0" y="0"/>
              <wp:positionH relativeFrom="page">
                <wp:posOffset>1231697</wp:posOffset>
              </wp:positionH>
              <wp:positionV relativeFrom="page">
                <wp:posOffset>708660</wp:posOffset>
              </wp:positionV>
              <wp:extent cx="5624525" cy="56388"/>
              <wp:effectExtent l="0" t="0" r="0" b="0"/>
              <wp:wrapNone/>
              <wp:docPr id="37618" name="Group 37618"/>
              <wp:cNvGraphicFramePr/>
              <a:graphic xmlns:a="http://schemas.openxmlformats.org/drawingml/2006/main">
                <a:graphicData uri="http://schemas.microsoft.com/office/word/2010/wordprocessingGroup">
                  <wpg:wgp>
                    <wpg:cNvGrpSpPr/>
                    <wpg:grpSpPr>
                      <a:xfrm>
                        <a:off x="0" y="0"/>
                        <a:ext cx="5624525" cy="56388"/>
                        <a:chOff x="0" y="0"/>
                        <a:chExt cx="5624525" cy="56388"/>
                      </a:xfrm>
                    </wpg:grpSpPr>
                    <wps:wsp>
                      <wps:cNvPr id="38490" name="Shape 3849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1" name="Shape 3849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2" name="Shape 3849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93" name="Shape 3849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94" name="Shape 38494"/>
                      <wps:cNvSpPr/>
                      <wps:spPr>
                        <a:xfrm>
                          <a:off x="47193"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5" name="Shape 38495"/>
                      <wps:cNvSpPr/>
                      <wps:spPr>
                        <a:xfrm>
                          <a:off x="56337" y="0"/>
                          <a:ext cx="5511673" cy="38100"/>
                        </a:xfrm>
                        <a:custGeom>
                          <a:avLst/>
                          <a:gdLst/>
                          <a:ahLst/>
                          <a:cxnLst/>
                          <a:rect l="0" t="0" r="0" b="0"/>
                          <a:pathLst>
                            <a:path w="5511673" h="38100">
                              <a:moveTo>
                                <a:pt x="0" y="0"/>
                              </a:moveTo>
                              <a:lnTo>
                                <a:pt x="5511673" y="0"/>
                              </a:lnTo>
                              <a:lnTo>
                                <a:pt x="551167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6" name="Shape 38496"/>
                      <wps:cNvSpPr/>
                      <wps:spPr>
                        <a:xfrm>
                          <a:off x="56337" y="38100"/>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97" name="Shape 38497"/>
                      <wps:cNvSpPr/>
                      <wps:spPr>
                        <a:xfrm>
                          <a:off x="56337" y="47244"/>
                          <a:ext cx="5511673" cy="9144"/>
                        </a:xfrm>
                        <a:custGeom>
                          <a:avLst/>
                          <a:gdLst/>
                          <a:ahLst/>
                          <a:cxnLst/>
                          <a:rect l="0" t="0" r="0" b="0"/>
                          <a:pathLst>
                            <a:path w="5511673" h="9144">
                              <a:moveTo>
                                <a:pt x="0" y="0"/>
                              </a:moveTo>
                              <a:lnTo>
                                <a:pt x="5511673" y="0"/>
                              </a:lnTo>
                              <a:lnTo>
                                <a:pt x="5511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8" name="Shape 38498"/>
                      <wps:cNvSpPr/>
                      <wps:spPr>
                        <a:xfrm>
                          <a:off x="5586425"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99" name="Shape 38499"/>
                      <wps:cNvSpPr/>
                      <wps:spPr>
                        <a:xfrm>
                          <a:off x="5568137"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00" name="Shape 38500"/>
                      <wps:cNvSpPr/>
                      <wps:spPr>
                        <a:xfrm>
                          <a:off x="5577282"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01" name="Shape 38501"/>
                      <wps:cNvSpPr/>
                      <wps:spPr>
                        <a:xfrm>
                          <a:off x="5568137"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02" name="Shape 38502"/>
                      <wps:cNvSpPr/>
                      <wps:spPr>
                        <a:xfrm>
                          <a:off x="5568137"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B59134" id="Group 37618" o:spid="_x0000_s1026" style="position:absolute;margin-left:97pt;margin-top:55.8pt;width:442.9pt;height:4.45pt;z-index:251662336;mso-position-horizontal-relative:page;mso-position-vertical-relative:page" coordsize="5624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">
              <v:shape id="Shape 3849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" path="m,l38100,r,56388l,56388,,e" fillcolor="black" stroked="f" strokeweight="0">
                <v:stroke miterlimit="83231f" joinstyle="miter"/>
                <v:path arrowok="t" textboxrect="0,0,38100,56388"/>
              </v:shape>
              <v:shape id="Shape 3849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" path="m,l56388,r,38100l,38100,,e" fillcolor="black" stroked="f" strokeweight="0">
                <v:stroke miterlimit="83231f" joinstyle="miter"/>
                <v:path arrowok="t" textboxrect="0,0,56388,38100"/>
              </v:shape>
              <v:shape id="Shape 3849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" path="m,l9144,r,18288l,18288,,e" stroked="f" strokeweight="0">
                <v:stroke miterlimit="83231f" joinstyle="miter"/>
                <v:path arrowok="t" textboxrect="0,0,9144,18288"/>
              </v:shape>
              <v:shape id="Shape 3849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" path="m,l18288,r,9144l,9144,,e" stroked="f" strokeweight="0">
                <v:stroke miterlimit="83231f" joinstyle="miter"/>
                <v:path arrowok="t" textboxrect="0,0,18288,9144"/>
              </v:shape>
              <v:shape id="Shape 38494" o:spid="_x0000_s1031" style="position:absolute;left:471;top: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" path="m,l9144,r,9144l,9144,,e" fillcolor="black" stroked="f" strokeweight="0">
                <v:stroke miterlimit="83231f" joinstyle="miter"/>
                <v:path arrowok="t" textboxrect="0,0,9144,9144"/>
              </v:shape>
              <v:shape id="Shape 38495" o:spid="_x0000_s1032" style="position:absolute;left:563;width:55117;height:381;visibility:visible;mso-wrap-style:square;v-text-anchor:top" coordsize="551167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" path="m,l5511673,r,38100l,38100,,e" fillcolor="black" stroked="f" strokeweight="0">
                <v:stroke miterlimit="83231f" joinstyle="miter"/>
                <v:path arrowok="t" textboxrect="0,0,5511673,38100"/>
              </v:shape>
              <v:shape id="Shape 38496" o:spid="_x0000_s1033" style="position:absolute;left:563;top:381;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" path="m,l5511673,r,9144l,9144,,e" stroked="f" strokeweight="0">
                <v:stroke miterlimit="83231f" joinstyle="miter"/>
                <v:path arrowok="t" textboxrect="0,0,5511673,9144"/>
              </v:shape>
              <v:shape id="Shape 38497" o:spid="_x0000_s1034" style="position:absolute;left:563;top:472;width:55117;height:91;visibility:visible;mso-wrap-style:square;v-text-anchor:top" coordsize="5511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" path="m,l5511673,r,9144l,9144,,e" fillcolor="black" stroked="f" strokeweight="0">
                <v:stroke miterlimit="83231f" joinstyle="miter"/>
                <v:path arrowok="t" textboxrect="0,0,5511673,9144"/>
              </v:shape>
              <v:shape id="Shape 38498" o:spid="_x0000_s1035" style="position:absolute;left:55864;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" path="m,l38100,r,56388l,56388,,e" fillcolor="black" stroked="f" strokeweight="0">
                <v:stroke miterlimit="83231f" joinstyle="miter"/>
                <v:path arrowok="t" textboxrect="0,0,38100,56388"/>
              </v:shape>
              <v:shape id="Shape 38499" o:spid="_x0000_s1036" style="position:absolute;left:55681;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" path="m,l56388,r,38100l,38100,,e" fillcolor="black" stroked="f" strokeweight="0">
                <v:stroke miterlimit="83231f" joinstyle="miter"/>
                <v:path arrowok="t" textboxrect="0,0,56388,38100"/>
              </v:shape>
              <v:shape id="Shape 38500" o:spid="_x0000_s1037" style="position:absolute;left:55772;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" path="m,l9144,r,18288l,18288,,e" stroked="f" strokeweight="0">
                <v:stroke miterlimit="83231f" joinstyle="miter"/>
                <v:path arrowok="t" textboxrect="0,0,9144,18288"/>
              </v:shape>
              <v:shape id="Shape 38501" o:spid="_x0000_s1038" style="position:absolute;left:55681;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" path="m,l18288,r,9144l,9144,,e" stroked="f" strokeweight="0">
                <v:stroke miterlimit="83231f" joinstyle="miter"/>
                <v:path arrowok="t" textboxrect="0,0,18288,9144"/>
              </v:shape>
              <v:shape id="Shape 38502" o:spid="_x0000_s1039" style="position:absolute;left:5568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" path="m,l9144,r,9144l,9144,,e" fillcolor="black" stroked="f" strokeweight="0">
                <v:stroke miterlimit="83231f" joinstyle="miter"/>
                <v:path arrowok="t" textboxrect="0,0,9144,9144"/>
              </v:shape>
              <w10:wrap anchorx="page" anchory="page"/>
            </v:group>
          </w:pict>
        </mc:Fallback>
      </mc:AlternateContent>
    </w:r>
    <w:r>
      <w:rPr>
        <w:rFonts w:ascii="Calibri" w:eastAsia="Calibri" w:hAnsi="Calibri" w:cs="Calibri"/>
        <w:color w:val="7F7F7F"/>
        <w:sz w:val="22"/>
      </w:rPr>
      <w:t xml:space="preserve">FACE MASK DETECTOR </w:t>
    </w:r>
  </w:p>
  <w:p w14:paraId="3DF73166" w14:textId="77777777" w:rsidR="007A548F" w:rsidRDefault="004F61C4">
    <w:pPr>
      <w:spacing w:after="0"/>
    </w:pPr>
    <w:r>
      <w:rPr>
        <w:rFonts w:ascii="Calibri" w:eastAsia="Calibri" w:hAnsi="Calibri" w:cs="Calibri"/>
        <w:sz w:val="22"/>
      </w:rPr>
      <w:t xml:space="preserve"> </w:t>
    </w:r>
  </w:p>
  <w:p w14:paraId="4F2EE926" w14:textId="77777777" w:rsidR="007A548F" w:rsidRDefault="004F61C4">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56F0AEA" wp14:editId="400297F0">
              <wp:simplePos x="0" y="0"/>
              <wp:positionH relativeFrom="page">
                <wp:posOffset>1231697</wp:posOffset>
              </wp:positionH>
              <wp:positionV relativeFrom="page">
                <wp:posOffset>764997</wp:posOffset>
              </wp:positionV>
              <wp:extent cx="5624525" cy="9166606"/>
              <wp:effectExtent l="0" t="0" r="0" b="0"/>
              <wp:wrapNone/>
              <wp:docPr id="37635" name="Group 37635"/>
              <wp:cNvGraphicFramePr/>
              <a:graphic xmlns:a="http://schemas.openxmlformats.org/drawingml/2006/main">
                <a:graphicData uri="http://schemas.microsoft.com/office/word/2010/wordprocessingGroup">
                  <wpg:wgp>
                    <wpg:cNvGrpSpPr/>
                    <wpg:grpSpPr>
                      <a:xfrm>
                        <a:off x="0" y="0"/>
                        <a:ext cx="5624525" cy="9166606"/>
                        <a:chOff x="0" y="0"/>
                        <a:chExt cx="5624525" cy="9166606"/>
                      </a:xfrm>
                    </wpg:grpSpPr>
                    <wps:wsp>
                      <wps:cNvPr id="38516" name="Shape 38516"/>
                      <wps:cNvSpPr/>
                      <wps:spPr>
                        <a:xfrm>
                          <a:off x="0" y="0"/>
                          <a:ext cx="38100" cy="9166606"/>
                        </a:xfrm>
                        <a:custGeom>
                          <a:avLst/>
                          <a:gdLst/>
                          <a:ahLst/>
                          <a:cxnLst/>
                          <a:rect l="0" t="0" r="0" b="0"/>
                          <a:pathLst>
                            <a:path w="38100" h="9166606">
                              <a:moveTo>
                                <a:pt x="0" y="0"/>
                              </a:moveTo>
                              <a:lnTo>
                                <a:pt x="38100" y="0"/>
                              </a:lnTo>
                              <a:lnTo>
                                <a:pt x="38100"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17" name="Shape 38517"/>
                      <wps:cNvSpPr/>
                      <wps:spPr>
                        <a:xfrm>
                          <a:off x="38100"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18" name="Shape 38518"/>
                      <wps:cNvSpPr/>
                      <wps:spPr>
                        <a:xfrm>
                          <a:off x="47193"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19" name="Shape 38519"/>
                      <wps:cNvSpPr/>
                      <wps:spPr>
                        <a:xfrm>
                          <a:off x="5586425" y="0"/>
                          <a:ext cx="38100" cy="9166606"/>
                        </a:xfrm>
                        <a:custGeom>
                          <a:avLst/>
                          <a:gdLst/>
                          <a:ahLst/>
                          <a:cxnLst/>
                          <a:rect l="0" t="0" r="0" b="0"/>
                          <a:pathLst>
                            <a:path w="38100" h="9166606">
                              <a:moveTo>
                                <a:pt x="0" y="0"/>
                              </a:moveTo>
                              <a:lnTo>
                                <a:pt x="38100" y="0"/>
                              </a:lnTo>
                              <a:lnTo>
                                <a:pt x="38100"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20" name="Shape 38520"/>
                      <wps:cNvSpPr/>
                      <wps:spPr>
                        <a:xfrm>
                          <a:off x="5577282"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21" name="Shape 38521"/>
                      <wps:cNvSpPr/>
                      <wps:spPr>
                        <a:xfrm>
                          <a:off x="5568137" y="0"/>
                          <a:ext cx="9144" cy="9166606"/>
                        </a:xfrm>
                        <a:custGeom>
                          <a:avLst/>
                          <a:gdLst/>
                          <a:ahLst/>
                          <a:cxnLst/>
                          <a:rect l="0" t="0" r="0" b="0"/>
                          <a:pathLst>
                            <a:path w="9144" h="9166606">
                              <a:moveTo>
                                <a:pt x="0" y="0"/>
                              </a:moveTo>
                              <a:lnTo>
                                <a:pt x="9144" y="0"/>
                              </a:lnTo>
                              <a:lnTo>
                                <a:pt x="9144" y="9166606"/>
                              </a:lnTo>
                              <a:lnTo>
                                <a:pt x="0" y="91666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627497" id="Group 37635" o:spid="_x0000_s1026" style="position:absolute;margin-left:97pt;margin-top:60.25pt;width:442.9pt;height:721.8pt;z-index:-251653120;mso-position-horizontal-relative:page;mso-position-vertical-relative:page" coordsize="56245,9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">
              <v:shape id="Shape 38516" o:spid="_x0000_s1027" style="position:absolute;width:381;height:91666;visibility:visible;mso-wrap-style:square;v-text-anchor:top" coordsize="38100,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" path="m,l38100,r,9166606l,9166606,,e" fillcolor="black" stroked="f" strokeweight="0">
                <v:stroke miterlimit="83231f" joinstyle="miter"/>
                <v:path arrowok="t" textboxrect="0,0,38100,9166606"/>
              </v:shape>
              <v:shape id="Shape 38517" o:spid="_x0000_s1028" style="position:absolute;left:381;width:91;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" path="m,l9144,r,9166606l,9166606,,e" stroked="f" strokeweight="0">
                <v:stroke miterlimit="83231f" joinstyle="miter"/>
                <v:path arrowok="t" textboxrect="0,0,9144,9166606"/>
              </v:shape>
              <v:shape id="Shape 38518" o:spid="_x0000_s1029" style="position:absolute;left:471;width:92;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" path="m,l9144,r,9166606l,9166606,,e" fillcolor="black" stroked="f" strokeweight="0">
                <v:stroke miterlimit="83231f" joinstyle="miter"/>
                <v:path arrowok="t" textboxrect="0,0,9144,9166606"/>
              </v:shape>
              <v:shape id="Shape 38519" o:spid="_x0000_s1030" style="position:absolute;left:55864;width:381;height:91666;visibility:visible;mso-wrap-style:square;v-text-anchor:top" coordsize="38100,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" path="m,l38100,r,9166606l,9166606,,e" fillcolor="black" stroked="f" strokeweight="0">
                <v:stroke miterlimit="83231f" joinstyle="miter"/>
                <v:path arrowok="t" textboxrect="0,0,38100,9166606"/>
              </v:shape>
              <v:shape id="Shape 38520" o:spid="_x0000_s1031" style="position:absolute;left:55772;width:92;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" path="m,l9144,r,9166606l,9166606,,e" stroked="f" strokeweight="0">
                <v:stroke miterlimit="83231f" joinstyle="miter"/>
                <v:path arrowok="t" textboxrect="0,0,9144,9166606"/>
              </v:shape>
              <v:shape id="Shape 38521" o:spid="_x0000_s1032" style="position:absolute;left:55681;width:91;height:91666;visibility:visible;mso-wrap-style:square;v-text-anchor:top" coordsize="9144,91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" path="m,l9144,r,9166606l,9166606,,e" fillcolor="black" stroked="f" strokeweight="0">
                <v:stroke miterlimit="83231f" joinstyle="miter"/>
                <v:path arrowok="t" textboxrect="0,0,9144,916660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9DF"/>
    <w:multiLevelType w:val="hybridMultilevel"/>
    <w:tmpl w:val="8BB65234"/>
    <w:lvl w:ilvl="0" w:tplc="40090009">
      <w:start w:val="1"/>
      <w:numFmt w:val="bullet"/>
      <w:lvlText w:val=""/>
      <w:lvlJc w:val="left"/>
      <w:pPr>
        <w:ind w:left="4124" w:hanging="360"/>
      </w:pPr>
      <w:rPr>
        <w:rFonts w:ascii="Wingdings" w:hAnsi="Wingdings" w:hint="default"/>
      </w:rPr>
    </w:lvl>
    <w:lvl w:ilvl="1" w:tplc="40090003">
      <w:start w:val="1"/>
      <w:numFmt w:val="bullet"/>
      <w:lvlText w:val="o"/>
      <w:lvlJc w:val="left"/>
      <w:pPr>
        <w:ind w:left="4844" w:hanging="360"/>
      </w:pPr>
      <w:rPr>
        <w:rFonts w:ascii="Courier New" w:hAnsi="Courier New" w:cs="Courier New" w:hint="default"/>
      </w:rPr>
    </w:lvl>
    <w:lvl w:ilvl="2" w:tplc="40090005">
      <w:start w:val="1"/>
      <w:numFmt w:val="bullet"/>
      <w:lvlText w:val=""/>
      <w:lvlJc w:val="left"/>
      <w:pPr>
        <w:ind w:left="5564" w:hanging="360"/>
      </w:pPr>
      <w:rPr>
        <w:rFonts w:ascii="Wingdings" w:hAnsi="Wingdings" w:hint="default"/>
      </w:rPr>
    </w:lvl>
    <w:lvl w:ilvl="3" w:tplc="40090001">
      <w:start w:val="1"/>
      <w:numFmt w:val="bullet"/>
      <w:lvlText w:val=""/>
      <w:lvlJc w:val="left"/>
      <w:pPr>
        <w:ind w:left="6284" w:hanging="360"/>
      </w:pPr>
      <w:rPr>
        <w:rFonts w:ascii="Symbol" w:hAnsi="Symbol" w:hint="default"/>
      </w:rPr>
    </w:lvl>
    <w:lvl w:ilvl="4" w:tplc="40090003">
      <w:start w:val="1"/>
      <w:numFmt w:val="bullet"/>
      <w:lvlText w:val="o"/>
      <w:lvlJc w:val="left"/>
      <w:pPr>
        <w:ind w:left="7004" w:hanging="360"/>
      </w:pPr>
      <w:rPr>
        <w:rFonts w:ascii="Courier New" w:hAnsi="Courier New" w:cs="Courier New" w:hint="default"/>
      </w:rPr>
    </w:lvl>
    <w:lvl w:ilvl="5" w:tplc="40090005">
      <w:start w:val="1"/>
      <w:numFmt w:val="bullet"/>
      <w:lvlText w:val=""/>
      <w:lvlJc w:val="left"/>
      <w:pPr>
        <w:ind w:left="7724" w:hanging="360"/>
      </w:pPr>
      <w:rPr>
        <w:rFonts w:ascii="Wingdings" w:hAnsi="Wingdings" w:hint="default"/>
      </w:rPr>
    </w:lvl>
    <w:lvl w:ilvl="6" w:tplc="40090001">
      <w:start w:val="1"/>
      <w:numFmt w:val="bullet"/>
      <w:lvlText w:val=""/>
      <w:lvlJc w:val="left"/>
      <w:pPr>
        <w:ind w:left="8444" w:hanging="360"/>
      </w:pPr>
      <w:rPr>
        <w:rFonts w:ascii="Symbol" w:hAnsi="Symbol" w:hint="default"/>
      </w:rPr>
    </w:lvl>
    <w:lvl w:ilvl="7" w:tplc="40090003">
      <w:start w:val="1"/>
      <w:numFmt w:val="bullet"/>
      <w:lvlText w:val="o"/>
      <w:lvlJc w:val="left"/>
      <w:pPr>
        <w:ind w:left="9164" w:hanging="360"/>
      </w:pPr>
      <w:rPr>
        <w:rFonts w:ascii="Courier New" w:hAnsi="Courier New" w:cs="Courier New" w:hint="default"/>
      </w:rPr>
    </w:lvl>
    <w:lvl w:ilvl="8" w:tplc="40090005">
      <w:start w:val="1"/>
      <w:numFmt w:val="bullet"/>
      <w:lvlText w:val=""/>
      <w:lvlJc w:val="left"/>
      <w:pPr>
        <w:ind w:left="9884" w:hanging="360"/>
      </w:pPr>
      <w:rPr>
        <w:rFonts w:ascii="Wingdings" w:hAnsi="Wingdings" w:hint="default"/>
      </w:rPr>
    </w:lvl>
  </w:abstractNum>
  <w:abstractNum w:abstractNumId="1" w15:restartNumberingAfterBreak="0">
    <w:nsid w:val="082B0C1C"/>
    <w:multiLevelType w:val="hybridMultilevel"/>
    <w:tmpl w:val="8A705AD0"/>
    <w:lvl w:ilvl="0" w:tplc="40090001">
      <w:start w:val="1"/>
      <w:numFmt w:val="bullet"/>
      <w:lvlText w:val=""/>
      <w:lvlJc w:val="left"/>
      <w:pPr>
        <w:ind w:left="2916" w:hanging="360"/>
      </w:pPr>
      <w:rPr>
        <w:rFonts w:ascii="Symbol" w:hAnsi="Symbol" w:hint="default"/>
      </w:rPr>
    </w:lvl>
    <w:lvl w:ilvl="1" w:tplc="40090003" w:tentative="1">
      <w:start w:val="1"/>
      <w:numFmt w:val="bullet"/>
      <w:lvlText w:val="o"/>
      <w:lvlJc w:val="left"/>
      <w:pPr>
        <w:ind w:left="3636" w:hanging="360"/>
      </w:pPr>
      <w:rPr>
        <w:rFonts w:ascii="Courier New" w:hAnsi="Courier New" w:cs="Courier New" w:hint="default"/>
      </w:rPr>
    </w:lvl>
    <w:lvl w:ilvl="2" w:tplc="40090005" w:tentative="1">
      <w:start w:val="1"/>
      <w:numFmt w:val="bullet"/>
      <w:lvlText w:val=""/>
      <w:lvlJc w:val="left"/>
      <w:pPr>
        <w:ind w:left="4356" w:hanging="360"/>
      </w:pPr>
      <w:rPr>
        <w:rFonts w:ascii="Wingdings" w:hAnsi="Wingdings" w:hint="default"/>
      </w:rPr>
    </w:lvl>
    <w:lvl w:ilvl="3" w:tplc="40090001" w:tentative="1">
      <w:start w:val="1"/>
      <w:numFmt w:val="bullet"/>
      <w:lvlText w:val=""/>
      <w:lvlJc w:val="left"/>
      <w:pPr>
        <w:ind w:left="5076" w:hanging="360"/>
      </w:pPr>
      <w:rPr>
        <w:rFonts w:ascii="Symbol" w:hAnsi="Symbol" w:hint="default"/>
      </w:rPr>
    </w:lvl>
    <w:lvl w:ilvl="4" w:tplc="40090003" w:tentative="1">
      <w:start w:val="1"/>
      <w:numFmt w:val="bullet"/>
      <w:lvlText w:val="o"/>
      <w:lvlJc w:val="left"/>
      <w:pPr>
        <w:ind w:left="5796" w:hanging="360"/>
      </w:pPr>
      <w:rPr>
        <w:rFonts w:ascii="Courier New" w:hAnsi="Courier New" w:cs="Courier New" w:hint="default"/>
      </w:rPr>
    </w:lvl>
    <w:lvl w:ilvl="5" w:tplc="40090005" w:tentative="1">
      <w:start w:val="1"/>
      <w:numFmt w:val="bullet"/>
      <w:lvlText w:val=""/>
      <w:lvlJc w:val="left"/>
      <w:pPr>
        <w:ind w:left="6516" w:hanging="360"/>
      </w:pPr>
      <w:rPr>
        <w:rFonts w:ascii="Wingdings" w:hAnsi="Wingdings" w:hint="default"/>
      </w:rPr>
    </w:lvl>
    <w:lvl w:ilvl="6" w:tplc="40090001" w:tentative="1">
      <w:start w:val="1"/>
      <w:numFmt w:val="bullet"/>
      <w:lvlText w:val=""/>
      <w:lvlJc w:val="left"/>
      <w:pPr>
        <w:ind w:left="7236" w:hanging="360"/>
      </w:pPr>
      <w:rPr>
        <w:rFonts w:ascii="Symbol" w:hAnsi="Symbol" w:hint="default"/>
      </w:rPr>
    </w:lvl>
    <w:lvl w:ilvl="7" w:tplc="40090003" w:tentative="1">
      <w:start w:val="1"/>
      <w:numFmt w:val="bullet"/>
      <w:lvlText w:val="o"/>
      <w:lvlJc w:val="left"/>
      <w:pPr>
        <w:ind w:left="7956" w:hanging="360"/>
      </w:pPr>
      <w:rPr>
        <w:rFonts w:ascii="Courier New" w:hAnsi="Courier New" w:cs="Courier New" w:hint="default"/>
      </w:rPr>
    </w:lvl>
    <w:lvl w:ilvl="8" w:tplc="40090005" w:tentative="1">
      <w:start w:val="1"/>
      <w:numFmt w:val="bullet"/>
      <w:lvlText w:val=""/>
      <w:lvlJc w:val="left"/>
      <w:pPr>
        <w:ind w:left="8676" w:hanging="360"/>
      </w:pPr>
      <w:rPr>
        <w:rFonts w:ascii="Wingdings" w:hAnsi="Wingdings" w:hint="default"/>
      </w:rPr>
    </w:lvl>
  </w:abstractNum>
  <w:abstractNum w:abstractNumId="2" w15:restartNumberingAfterBreak="0">
    <w:nsid w:val="0D471046"/>
    <w:multiLevelType w:val="hybridMultilevel"/>
    <w:tmpl w:val="1CC05A5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4B69A7"/>
    <w:multiLevelType w:val="hybridMultilevel"/>
    <w:tmpl w:val="2398D0AE"/>
    <w:lvl w:ilvl="0" w:tplc="5040FFD0">
      <w:start w:val="1"/>
      <w:numFmt w:val="decimal"/>
      <w:lvlText w:val="%1."/>
      <w:lvlJc w:val="left"/>
      <w:pPr>
        <w:ind w:left="2345" w:hanging="360"/>
      </w:pPr>
      <w:rPr>
        <w:rFonts w:hint="default"/>
        <w:sz w:val="32"/>
        <w:szCs w:val="32"/>
        <w:u w:val="single"/>
      </w:rPr>
    </w:lvl>
    <w:lvl w:ilvl="1" w:tplc="40090019" w:tentative="1">
      <w:start w:val="1"/>
      <w:numFmt w:val="lowerLetter"/>
      <w:lvlText w:val="%2."/>
      <w:lvlJc w:val="left"/>
      <w:pPr>
        <w:ind w:left="3065" w:hanging="360"/>
      </w:pPr>
    </w:lvl>
    <w:lvl w:ilvl="2" w:tplc="4009001B" w:tentative="1">
      <w:start w:val="1"/>
      <w:numFmt w:val="lowerRoman"/>
      <w:lvlText w:val="%3."/>
      <w:lvlJc w:val="right"/>
      <w:pPr>
        <w:ind w:left="3785" w:hanging="180"/>
      </w:pPr>
    </w:lvl>
    <w:lvl w:ilvl="3" w:tplc="4009000F" w:tentative="1">
      <w:start w:val="1"/>
      <w:numFmt w:val="decimal"/>
      <w:lvlText w:val="%4."/>
      <w:lvlJc w:val="left"/>
      <w:pPr>
        <w:ind w:left="4505" w:hanging="360"/>
      </w:pPr>
    </w:lvl>
    <w:lvl w:ilvl="4" w:tplc="40090019" w:tentative="1">
      <w:start w:val="1"/>
      <w:numFmt w:val="lowerLetter"/>
      <w:lvlText w:val="%5."/>
      <w:lvlJc w:val="left"/>
      <w:pPr>
        <w:ind w:left="5225" w:hanging="360"/>
      </w:pPr>
    </w:lvl>
    <w:lvl w:ilvl="5" w:tplc="4009001B" w:tentative="1">
      <w:start w:val="1"/>
      <w:numFmt w:val="lowerRoman"/>
      <w:lvlText w:val="%6."/>
      <w:lvlJc w:val="right"/>
      <w:pPr>
        <w:ind w:left="5945" w:hanging="180"/>
      </w:pPr>
    </w:lvl>
    <w:lvl w:ilvl="6" w:tplc="4009000F" w:tentative="1">
      <w:start w:val="1"/>
      <w:numFmt w:val="decimal"/>
      <w:lvlText w:val="%7."/>
      <w:lvlJc w:val="left"/>
      <w:pPr>
        <w:ind w:left="6665" w:hanging="360"/>
      </w:pPr>
    </w:lvl>
    <w:lvl w:ilvl="7" w:tplc="40090019" w:tentative="1">
      <w:start w:val="1"/>
      <w:numFmt w:val="lowerLetter"/>
      <w:lvlText w:val="%8."/>
      <w:lvlJc w:val="left"/>
      <w:pPr>
        <w:ind w:left="7385" w:hanging="360"/>
      </w:pPr>
    </w:lvl>
    <w:lvl w:ilvl="8" w:tplc="4009001B" w:tentative="1">
      <w:start w:val="1"/>
      <w:numFmt w:val="lowerRoman"/>
      <w:lvlText w:val="%9."/>
      <w:lvlJc w:val="right"/>
      <w:pPr>
        <w:ind w:left="8105" w:hanging="180"/>
      </w:pPr>
    </w:lvl>
  </w:abstractNum>
  <w:abstractNum w:abstractNumId="4" w15:restartNumberingAfterBreak="0">
    <w:nsid w:val="11E351F4"/>
    <w:multiLevelType w:val="hybridMultilevel"/>
    <w:tmpl w:val="61902FEE"/>
    <w:lvl w:ilvl="0" w:tplc="4684C134">
      <w:start w:val="1"/>
      <w:numFmt w:val="decimal"/>
      <w:lvlText w:val="%1."/>
      <w:lvlJc w:val="left"/>
      <w:pPr>
        <w:ind w:left="2487" w:hanging="360"/>
      </w:pPr>
      <w:rPr>
        <w:rFonts w:hint="default"/>
        <w:u w:val="single"/>
      </w:rPr>
    </w:lvl>
    <w:lvl w:ilvl="1" w:tplc="40090019" w:tentative="1">
      <w:start w:val="1"/>
      <w:numFmt w:val="lowerLetter"/>
      <w:lvlText w:val="%2."/>
      <w:lvlJc w:val="left"/>
      <w:pPr>
        <w:ind w:left="3207" w:hanging="360"/>
      </w:pPr>
    </w:lvl>
    <w:lvl w:ilvl="2" w:tplc="4009001B" w:tentative="1">
      <w:start w:val="1"/>
      <w:numFmt w:val="lowerRoman"/>
      <w:lvlText w:val="%3."/>
      <w:lvlJc w:val="right"/>
      <w:pPr>
        <w:ind w:left="3927" w:hanging="180"/>
      </w:pPr>
    </w:lvl>
    <w:lvl w:ilvl="3" w:tplc="4009000F" w:tentative="1">
      <w:start w:val="1"/>
      <w:numFmt w:val="decimal"/>
      <w:lvlText w:val="%4."/>
      <w:lvlJc w:val="left"/>
      <w:pPr>
        <w:ind w:left="4647" w:hanging="360"/>
      </w:pPr>
    </w:lvl>
    <w:lvl w:ilvl="4" w:tplc="40090019" w:tentative="1">
      <w:start w:val="1"/>
      <w:numFmt w:val="lowerLetter"/>
      <w:lvlText w:val="%5."/>
      <w:lvlJc w:val="left"/>
      <w:pPr>
        <w:ind w:left="5367" w:hanging="360"/>
      </w:pPr>
    </w:lvl>
    <w:lvl w:ilvl="5" w:tplc="4009001B" w:tentative="1">
      <w:start w:val="1"/>
      <w:numFmt w:val="lowerRoman"/>
      <w:lvlText w:val="%6."/>
      <w:lvlJc w:val="right"/>
      <w:pPr>
        <w:ind w:left="6087" w:hanging="180"/>
      </w:pPr>
    </w:lvl>
    <w:lvl w:ilvl="6" w:tplc="4009000F" w:tentative="1">
      <w:start w:val="1"/>
      <w:numFmt w:val="decimal"/>
      <w:lvlText w:val="%7."/>
      <w:lvlJc w:val="left"/>
      <w:pPr>
        <w:ind w:left="6807" w:hanging="360"/>
      </w:pPr>
    </w:lvl>
    <w:lvl w:ilvl="7" w:tplc="40090019" w:tentative="1">
      <w:start w:val="1"/>
      <w:numFmt w:val="lowerLetter"/>
      <w:lvlText w:val="%8."/>
      <w:lvlJc w:val="left"/>
      <w:pPr>
        <w:ind w:left="7527" w:hanging="360"/>
      </w:pPr>
    </w:lvl>
    <w:lvl w:ilvl="8" w:tplc="4009001B" w:tentative="1">
      <w:start w:val="1"/>
      <w:numFmt w:val="lowerRoman"/>
      <w:lvlText w:val="%9."/>
      <w:lvlJc w:val="right"/>
      <w:pPr>
        <w:ind w:left="8247" w:hanging="180"/>
      </w:pPr>
    </w:lvl>
  </w:abstractNum>
  <w:abstractNum w:abstractNumId="5" w15:restartNumberingAfterBreak="0">
    <w:nsid w:val="14344CA0"/>
    <w:multiLevelType w:val="hybridMultilevel"/>
    <w:tmpl w:val="3BC0814E"/>
    <w:lvl w:ilvl="0" w:tplc="04090009">
      <w:start w:val="1"/>
      <w:numFmt w:val="bullet"/>
      <w:lvlText w:val=""/>
      <w:lvlJc w:val="left"/>
      <w:pPr>
        <w:ind w:left="-1864" w:hanging="360"/>
      </w:pPr>
      <w:rPr>
        <w:rFonts w:ascii="Wingdings" w:hAnsi="Wingdings" w:hint="default"/>
      </w:rPr>
    </w:lvl>
    <w:lvl w:ilvl="1" w:tplc="04090003">
      <w:start w:val="1"/>
      <w:numFmt w:val="bullet"/>
      <w:lvlText w:val="o"/>
      <w:lvlJc w:val="left"/>
      <w:pPr>
        <w:ind w:left="-1144" w:hanging="360"/>
      </w:pPr>
      <w:rPr>
        <w:rFonts w:ascii="Courier New" w:hAnsi="Courier New" w:cs="Courier New" w:hint="default"/>
      </w:rPr>
    </w:lvl>
    <w:lvl w:ilvl="2" w:tplc="04090005">
      <w:start w:val="1"/>
      <w:numFmt w:val="bullet"/>
      <w:lvlText w:val=""/>
      <w:lvlJc w:val="left"/>
      <w:pPr>
        <w:ind w:left="-424" w:hanging="360"/>
      </w:pPr>
      <w:rPr>
        <w:rFonts w:ascii="Wingdings" w:hAnsi="Wingdings" w:hint="default"/>
      </w:rPr>
    </w:lvl>
    <w:lvl w:ilvl="3" w:tplc="04090001">
      <w:start w:val="1"/>
      <w:numFmt w:val="bullet"/>
      <w:lvlText w:val=""/>
      <w:lvlJc w:val="left"/>
      <w:pPr>
        <w:ind w:left="296" w:hanging="360"/>
      </w:pPr>
      <w:rPr>
        <w:rFonts w:ascii="Symbol" w:hAnsi="Symbol" w:hint="default"/>
      </w:rPr>
    </w:lvl>
    <w:lvl w:ilvl="4" w:tplc="04090003">
      <w:start w:val="1"/>
      <w:numFmt w:val="bullet"/>
      <w:lvlText w:val="o"/>
      <w:lvlJc w:val="left"/>
      <w:pPr>
        <w:ind w:left="1016" w:hanging="360"/>
      </w:pPr>
      <w:rPr>
        <w:rFonts w:ascii="Courier New" w:hAnsi="Courier New" w:cs="Courier New" w:hint="default"/>
      </w:rPr>
    </w:lvl>
    <w:lvl w:ilvl="5" w:tplc="04090005">
      <w:start w:val="1"/>
      <w:numFmt w:val="bullet"/>
      <w:lvlText w:val=""/>
      <w:lvlJc w:val="left"/>
      <w:pPr>
        <w:ind w:left="1736" w:hanging="360"/>
      </w:pPr>
      <w:rPr>
        <w:rFonts w:ascii="Wingdings" w:hAnsi="Wingdings" w:hint="default"/>
      </w:rPr>
    </w:lvl>
    <w:lvl w:ilvl="6" w:tplc="04090001">
      <w:start w:val="1"/>
      <w:numFmt w:val="bullet"/>
      <w:lvlText w:val=""/>
      <w:lvlJc w:val="left"/>
      <w:pPr>
        <w:ind w:left="2456" w:hanging="360"/>
      </w:pPr>
      <w:rPr>
        <w:rFonts w:ascii="Symbol" w:hAnsi="Symbol" w:hint="default"/>
      </w:rPr>
    </w:lvl>
    <w:lvl w:ilvl="7" w:tplc="04090003">
      <w:start w:val="1"/>
      <w:numFmt w:val="bullet"/>
      <w:lvlText w:val="o"/>
      <w:lvlJc w:val="left"/>
      <w:pPr>
        <w:ind w:left="3176" w:hanging="360"/>
      </w:pPr>
      <w:rPr>
        <w:rFonts w:ascii="Courier New" w:hAnsi="Courier New" w:cs="Courier New" w:hint="default"/>
      </w:rPr>
    </w:lvl>
    <w:lvl w:ilvl="8" w:tplc="04090005">
      <w:start w:val="1"/>
      <w:numFmt w:val="bullet"/>
      <w:lvlText w:val=""/>
      <w:lvlJc w:val="left"/>
      <w:pPr>
        <w:ind w:left="3896" w:hanging="360"/>
      </w:pPr>
      <w:rPr>
        <w:rFonts w:ascii="Wingdings" w:hAnsi="Wingdings" w:hint="default"/>
      </w:rPr>
    </w:lvl>
  </w:abstractNum>
  <w:abstractNum w:abstractNumId="6" w15:restartNumberingAfterBreak="0">
    <w:nsid w:val="18983ADC"/>
    <w:multiLevelType w:val="hybridMultilevel"/>
    <w:tmpl w:val="31E0D89A"/>
    <w:lvl w:ilvl="0" w:tplc="FFFFFFFF">
      <w:start w:val="1"/>
      <w:numFmt w:val="lowerLetter"/>
      <w:lvlText w:val="%1)"/>
      <w:lvlJc w:val="left"/>
      <w:pPr>
        <w:ind w:left="2421" w:hanging="360"/>
      </w:pPr>
    </w:lvl>
    <w:lvl w:ilvl="1" w:tplc="FFFFFFFF" w:tentative="1">
      <w:start w:val="1"/>
      <w:numFmt w:val="lowerLetter"/>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7" w15:restartNumberingAfterBreak="0">
    <w:nsid w:val="1D213923"/>
    <w:multiLevelType w:val="hybridMultilevel"/>
    <w:tmpl w:val="D100929A"/>
    <w:lvl w:ilvl="0" w:tplc="C48A55C4">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8" w15:restartNumberingAfterBreak="0">
    <w:nsid w:val="204B1069"/>
    <w:multiLevelType w:val="hybridMultilevel"/>
    <w:tmpl w:val="90F6B3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2E5BD5"/>
    <w:multiLevelType w:val="hybridMultilevel"/>
    <w:tmpl w:val="A16E988A"/>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0" w15:restartNumberingAfterBreak="0">
    <w:nsid w:val="29AB31F8"/>
    <w:multiLevelType w:val="hybridMultilevel"/>
    <w:tmpl w:val="46024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1C4185"/>
    <w:multiLevelType w:val="hybridMultilevel"/>
    <w:tmpl w:val="A6E661A0"/>
    <w:lvl w:ilvl="0" w:tplc="40090009">
      <w:start w:val="1"/>
      <w:numFmt w:val="bullet"/>
      <w:lvlText w:val=""/>
      <w:lvlJc w:val="left"/>
      <w:pPr>
        <w:ind w:left="19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F5E6308"/>
    <w:multiLevelType w:val="hybridMultilevel"/>
    <w:tmpl w:val="05AC0134"/>
    <w:lvl w:ilvl="0" w:tplc="40090009">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3" w15:restartNumberingAfterBreak="0">
    <w:nsid w:val="30170FC6"/>
    <w:multiLevelType w:val="hybridMultilevel"/>
    <w:tmpl w:val="ABD6DB0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4E02320"/>
    <w:multiLevelType w:val="hybridMultilevel"/>
    <w:tmpl w:val="81B8F7AA"/>
    <w:lvl w:ilvl="0" w:tplc="4009000B">
      <w:start w:val="1"/>
      <w:numFmt w:val="bullet"/>
      <w:lvlText w:val=""/>
      <w:lvlJc w:val="left"/>
      <w:pPr>
        <w:ind w:left="-3534" w:hanging="360"/>
      </w:pPr>
      <w:rPr>
        <w:rFonts w:ascii="Wingdings" w:hAnsi="Wingdings" w:hint="default"/>
      </w:rPr>
    </w:lvl>
    <w:lvl w:ilvl="1" w:tplc="40090003">
      <w:start w:val="1"/>
      <w:numFmt w:val="bullet"/>
      <w:lvlText w:val="o"/>
      <w:lvlJc w:val="left"/>
      <w:pPr>
        <w:ind w:left="-2814" w:hanging="360"/>
      </w:pPr>
      <w:rPr>
        <w:rFonts w:ascii="Courier New" w:hAnsi="Courier New" w:cs="Courier New" w:hint="default"/>
      </w:rPr>
    </w:lvl>
    <w:lvl w:ilvl="2" w:tplc="40090005">
      <w:start w:val="1"/>
      <w:numFmt w:val="bullet"/>
      <w:lvlText w:val=""/>
      <w:lvlJc w:val="left"/>
      <w:pPr>
        <w:ind w:left="-2094" w:hanging="360"/>
      </w:pPr>
      <w:rPr>
        <w:rFonts w:ascii="Wingdings" w:hAnsi="Wingdings" w:hint="default"/>
      </w:rPr>
    </w:lvl>
    <w:lvl w:ilvl="3" w:tplc="40090001">
      <w:start w:val="1"/>
      <w:numFmt w:val="bullet"/>
      <w:lvlText w:val=""/>
      <w:lvlJc w:val="left"/>
      <w:pPr>
        <w:ind w:left="-1374" w:hanging="360"/>
      </w:pPr>
      <w:rPr>
        <w:rFonts w:ascii="Symbol" w:hAnsi="Symbol" w:hint="default"/>
      </w:rPr>
    </w:lvl>
    <w:lvl w:ilvl="4" w:tplc="40090003">
      <w:start w:val="1"/>
      <w:numFmt w:val="bullet"/>
      <w:lvlText w:val="o"/>
      <w:lvlJc w:val="left"/>
      <w:pPr>
        <w:ind w:left="-654" w:hanging="360"/>
      </w:pPr>
      <w:rPr>
        <w:rFonts w:ascii="Courier New" w:hAnsi="Courier New" w:cs="Courier New" w:hint="default"/>
      </w:rPr>
    </w:lvl>
    <w:lvl w:ilvl="5" w:tplc="40090005">
      <w:start w:val="1"/>
      <w:numFmt w:val="bullet"/>
      <w:lvlText w:val=""/>
      <w:lvlJc w:val="left"/>
      <w:pPr>
        <w:ind w:left="66" w:hanging="360"/>
      </w:pPr>
      <w:rPr>
        <w:rFonts w:ascii="Wingdings" w:hAnsi="Wingdings" w:hint="default"/>
      </w:rPr>
    </w:lvl>
    <w:lvl w:ilvl="6" w:tplc="40090001">
      <w:start w:val="1"/>
      <w:numFmt w:val="bullet"/>
      <w:lvlText w:val=""/>
      <w:lvlJc w:val="left"/>
      <w:pPr>
        <w:ind w:left="786" w:hanging="360"/>
      </w:pPr>
      <w:rPr>
        <w:rFonts w:ascii="Symbol" w:hAnsi="Symbol" w:hint="default"/>
      </w:rPr>
    </w:lvl>
    <w:lvl w:ilvl="7" w:tplc="40090003">
      <w:start w:val="1"/>
      <w:numFmt w:val="bullet"/>
      <w:lvlText w:val="o"/>
      <w:lvlJc w:val="left"/>
      <w:pPr>
        <w:ind w:left="1506" w:hanging="360"/>
      </w:pPr>
      <w:rPr>
        <w:rFonts w:ascii="Courier New" w:hAnsi="Courier New" w:cs="Courier New" w:hint="default"/>
      </w:rPr>
    </w:lvl>
    <w:lvl w:ilvl="8" w:tplc="40090005">
      <w:start w:val="1"/>
      <w:numFmt w:val="bullet"/>
      <w:lvlText w:val=""/>
      <w:lvlJc w:val="left"/>
      <w:pPr>
        <w:ind w:left="2226" w:hanging="360"/>
      </w:pPr>
      <w:rPr>
        <w:rFonts w:ascii="Wingdings" w:hAnsi="Wingdings" w:hint="default"/>
      </w:rPr>
    </w:lvl>
  </w:abstractNum>
  <w:abstractNum w:abstractNumId="15" w15:restartNumberingAfterBreak="0">
    <w:nsid w:val="37305CCB"/>
    <w:multiLevelType w:val="hybridMultilevel"/>
    <w:tmpl w:val="B73AB9EE"/>
    <w:lvl w:ilvl="0" w:tplc="40090001">
      <w:start w:val="1"/>
      <w:numFmt w:val="bullet"/>
      <w:lvlText w:val=""/>
      <w:lvlJc w:val="left"/>
      <w:pPr>
        <w:ind w:left="2421" w:hanging="360"/>
      </w:pPr>
      <w:rPr>
        <w:rFonts w:ascii="Symbol" w:hAnsi="Symbol" w:hint="default"/>
      </w:rPr>
    </w:lvl>
    <w:lvl w:ilvl="1" w:tplc="53B607AC">
      <w:numFmt w:val="bullet"/>
      <w:lvlText w:val="•"/>
      <w:lvlJc w:val="left"/>
      <w:pPr>
        <w:ind w:left="3141" w:hanging="360"/>
      </w:pPr>
      <w:rPr>
        <w:rFonts w:ascii="Times New Roman" w:eastAsia="Arial" w:hAnsi="Times New Roman" w:cs="Times New Roman"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16" w15:restartNumberingAfterBreak="0">
    <w:nsid w:val="3A1C02C2"/>
    <w:multiLevelType w:val="hybridMultilevel"/>
    <w:tmpl w:val="56D246D0"/>
    <w:lvl w:ilvl="0" w:tplc="22F0DD32">
      <w:start w:val="1"/>
      <w:numFmt w:val="decimal"/>
      <w:lvlText w:val="%1."/>
      <w:lvlJc w:val="left"/>
      <w:pPr>
        <w:ind w:left="720"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B0E3E41"/>
    <w:multiLevelType w:val="hybridMultilevel"/>
    <w:tmpl w:val="ECC6E5D6"/>
    <w:lvl w:ilvl="0" w:tplc="4009000B">
      <w:start w:val="1"/>
      <w:numFmt w:val="bullet"/>
      <w:lvlText w:val=""/>
      <w:lvlJc w:val="left"/>
      <w:pPr>
        <w:ind w:left="2421" w:hanging="360"/>
      </w:pPr>
      <w:rPr>
        <w:rFonts w:ascii="Wingdings" w:hAnsi="Wingdings"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18" w15:restartNumberingAfterBreak="0">
    <w:nsid w:val="3C8D1E91"/>
    <w:multiLevelType w:val="hybridMultilevel"/>
    <w:tmpl w:val="F3942D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974CD2"/>
    <w:multiLevelType w:val="hybridMultilevel"/>
    <w:tmpl w:val="CCF08E30"/>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A5C2D"/>
    <w:multiLevelType w:val="hybridMultilevel"/>
    <w:tmpl w:val="1974F0BC"/>
    <w:lvl w:ilvl="0" w:tplc="04090009">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1" w15:restartNumberingAfterBreak="0">
    <w:nsid w:val="3FFE4326"/>
    <w:multiLevelType w:val="hybridMultilevel"/>
    <w:tmpl w:val="8DAEEE06"/>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2" w15:restartNumberingAfterBreak="0">
    <w:nsid w:val="438503DD"/>
    <w:multiLevelType w:val="hybridMultilevel"/>
    <w:tmpl w:val="0E5E9C86"/>
    <w:lvl w:ilvl="0" w:tplc="4009000B">
      <w:start w:val="1"/>
      <w:numFmt w:val="bullet"/>
      <w:lvlText w:val=""/>
      <w:lvlJc w:val="left"/>
      <w:pPr>
        <w:ind w:left="370" w:hanging="360"/>
      </w:pPr>
      <w:rPr>
        <w:rFonts w:ascii="Wingdings" w:hAnsi="Wingdings"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23" w15:restartNumberingAfterBreak="0">
    <w:nsid w:val="46D05F6B"/>
    <w:multiLevelType w:val="hybridMultilevel"/>
    <w:tmpl w:val="30963E96"/>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EC4964"/>
    <w:multiLevelType w:val="hybridMultilevel"/>
    <w:tmpl w:val="F514A22C"/>
    <w:lvl w:ilvl="0" w:tplc="4009000B">
      <w:start w:val="1"/>
      <w:numFmt w:val="bullet"/>
      <w:lvlText w:val=""/>
      <w:lvlJc w:val="left"/>
      <w:pPr>
        <w:ind w:left="1080" w:hanging="360"/>
      </w:pPr>
      <w:rPr>
        <w:rFonts w:ascii="Wingdings" w:hAnsi="Wingdings" w:hint="default"/>
      </w:rPr>
    </w:lvl>
    <w:lvl w:ilvl="1" w:tplc="09267380">
      <w:numFmt w:val="bullet"/>
      <w:lvlText w:val="•"/>
      <w:lvlJc w:val="left"/>
      <w:pPr>
        <w:ind w:left="1800" w:hanging="360"/>
      </w:pPr>
      <w:rPr>
        <w:rFonts w:ascii="Times New Roman" w:eastAsia="Times New Roman"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AEF72A7"/>
    <w:multiLevelType w:val="hybridMultilevel"/>
    <w:tmpl w:val="CCEC12AA"/>
    <w:lvl w:ilvl="0" w:tplc="40090009">
      <w:start w:val="1"/>
      <w:numFmt w:val="bullet"/>
      <w:lvlText w:val=""/>
      <w:lvlJc w:val="left"/>
      <w:pPr>
        <w:ind w:left="786"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4DBA1D33"/>
    <w:multiLevelType w:val="hybridMultilevel"/>
    <w:tmpl w:val="918A02A6"/>
    <w:lvl w:ilvl="0" w:tplc="40090009">
      <w:start w:val="1"/>
      <w:numFmt w:val="bullet"/>
      <w:lvlText w:val=""/>
      <w:lvlJc w:val="left"/>
      <w:pPr>
        <w:ind w:left="852" w:hanging="360"/>
      </w:pPr>
      <w:rPr>
        <w:rFonts w:ascii="Wingdings" w:hAnsi="Wingding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27" w15:restartNumberingAfterBreak="0">
    <w:nsid w:val="4FBF1909"/>
    <w:multiLevelType w:val="hybridMultilevel"/>
    <w:tmpl w:val="35F2CD0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03713B3"/>
    <w:multiLevelType w:val="hybridMultilevel"/>
    <w:tmpl w:val="D3D40248"/>
    <w:lvl w:ilvl="0" w:tplc="40090001">
      <w:start w:val="1"/>
      <w:numFmt w:val="bullet"/>
      <w:lvlText w:val=""/>
      <w:lvlJc w:val="left"/>
      <w:pPr>
        <w:ind w:left="2421" w:hanging="360"/>
      </w:pPr>
      <w:rPr>
        <w:rFonts w:ascii="Symbol" w:hAnsi="Symbol"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29" w15:restartNumberingAfterBreak="0">
    <w:nsid w:val="52293CEB"/>
    <w:multiLevelType w:val="hybridMultilevel"/>
    <w:tmpl w:val="BDCA7510"/>
    <w:lvl w:ilvl="0" w:tplc="40090009">
      <w:start w:val="1"/>
      <w:numFmt w:val="bullet"/>
      <w:lvlText w:val=""/>
      <w:lvlJc w:val="left"/>
      <w:pPr>
        <w:ind w:left="6456" w:hanging="360"/>
      </w:pPr>
      <w:rPr>
        <w:rFonts w:ascii="Wingdings" w:hAnsi="Wingdings" w:hint="default"/>
      </w:rPr>
    </w:lvl>
    <w:lvl w:ilvl="1" w:tplc="40090003">
      <w:start w:val="1"/>
      <w:numFmt w:val="bullet"/>
      <w:lvlText w:val="o"/>
      <w:lvlJc w:val="left"/>
      <w:pPr>
        <w:ind w:left="7176" w:hanging="360"/>
      </w:pPr>
      <w:rPr>
        <w:rFonts w:ascii="Courier New" w:hAnsi="Courier New" w:cs="Courier New" w:hint="default"/>
      </w:rPr>
    </w:lvl>
    <w:lvl w:ilvl="2" w:tplc="40090005">
      <w:start w:val="1"/>
      <w:numFmt w:val="bullet"/>
      <w:lvlText w:val=""/>
      <w:lvlJc w:val="left"/>
      <w:pPr>
        <w:ind w:left="7896" w:hanging="360"/>
      </w:pPr>
      <w:rPr>
        <w:rFonts w:ascii="Wingdings" w:hAnsi="Wingdings" w:hint="default"/>
      </w:rPr>
    </w:lvl>
    <w:lvl w:ilvl="3" w:tplc="40090001">
      <w:start w:val="1"/>
      <w:numFmt w:val="bullet"/>
      <w:lvlText w:val=""/>
      <w:lvlJc w:val="left"/>
      <w:pPr>
        <w:ind w:left="8616" w:hanging="360"/>
      </w:pPr>
      <w:rPr>
        <w:rFonts w:ascii="Symbol" w:hAnsi="Symbol" w:hint="default"/>
      </w:rPr>
    </w:lvl>
    <w:lvl w:ilvl="4" w:tplc="40090003">
      <w:start w:val="1"/>
      <w:numFmt w:val="bullet"/>
      <w:lvlText w:val="o"/>
      <w:lvlJc w:val="left"/>
      <w:pPr>
        <w:ind w:left="9336" w:hanging="360"/>
      </w:pPr>
      <w:rPr>
        <w:rFonts w:ascii="Courier New" w:hAnsi="Courier New" w:cs="Courier New" w:hint="default"/>
      </w:rPr>
    </w:lvl>
    <w:lvl w:ilvl="5" w:tplc="40090005">
      <w:start w:val="1"/>
      <w:numFmt w:val="bullet"/>
      <w:lvlText w:val=""/>
      <w:lvlJc w:val="left"/>
      <w:pPr>
        <w:ind w:left="10056" w:hanging="360"/>
      </w:pPr>
      <w:rPr>
        <w:rFonts w:ascii="Wingdings" w:hAnsi="Wingdings" w:hint="default"/>
      </w:rPr>
    </w:lvl>
    <w:lvl w:ilvl="6" w:tplc="40090001">
      <w:start w:val="1"/>
      <w:numFmt w:val="bullet"/>
      <w:lvlText w:val=""/>
      <w:lvlJc w:val="left"/>
      <w:pPr>
        <w:ind w:left="10776" w:hanging="360"/>
      </w:pPr>
      <w:rPr>
        <w:rFonts w:ascii="Symbol" w:hAnsi="Symbol" w:hint="default"/>
      </w:rPr>
    </w:lvl>
    <w:lvl w:ilvl="7" w:tplc="40090003">
      <w:start w:val="1"/>
      <w:numFmt w:val="bullet"/>
      <w:lvlText w:val="o"/>
      <w:lvlJc w:val="left"/>
      <w:pPr>
        <w:ind w:left="11496" w:hanging="360"/>
      </w:pPr>
      <w:rPr>
        <w:rFonts w:ascii="Courier New" w:hAnsi="Courier New" w:cs="Courier New" w:hint="default"/>
      </w:rPr>
    </w:lvl>
    <w:lvl w:ilvl="8" w:tplc="40090005">
      <w:start w:val="1"/>
      <w:numFmt w:val="bullet"/>
      <w:lvlText w:val=""/>
      <w:lvlJc w:val="left"/>
      <w:pPr>
        <w:ind w:left="12216" w:hanging="360"/>
      </w:pPr>
      <w:rPr>
        <w:rFonts w:ascii="Wingdings" w:hAnsi="Wingdings" w:hint="default"/>
      </w:rPr>
    </w:lvl>
  </w:abstractNum>
  <w:abstractNum w:abstractNumId="30" w15:restartNumberingAfterBreak="0">
    <w:nsid w:val="591118F9"/>
    <w:multiLevelType w:val="hybridMultilevel"/>
    <w:tmpl w:val="55B6C096"/>
    <w:lvl w:ilvl="0" w:tplc="4009000B">
      <w:start w:val="1"/>
      <w:numFmt w:val="bullet"/>
      <w:lvlText w:val=""/>
      <w:lvlJc w:val="left"/>
      <w:pPr>
        <w:ind w:left="1931" w:hanging="360"/>
      </w:pPr>
      <w:rPr>
        <w:rFonts w:ascii="Wingdings" w:hAnsi="Wingdings"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31" w15:restartNumberingAfterBreak="0">
    <w:nsid w:val="5D537481"/>
    <w:multiLevelType w:val="hybridMultilevel"/>
    <w:tmpl w:val="8BA6F44C"/>
    <w:lvl w:ilvl="0" w:tplc="4009000B">
      <w:start w:val="1"/>
      <w:numFmt w:val="bullet"/>
      <w:lvlText w:val=""/>
      <w:lvlJc w:val="left"/>
      <w:pPr>
        <w:ind w:left="2447" w:hanging="360"/>
      </w:pPr>
      <w:rPr>
        <w:rFonts w:ascii="Wingdings" w:hAnsi="Wingdings" w:hint="default"/>
      </w:rPr>
    </w:lvl>
    <w:lvl w:ilvl="1" w:tplc="40090003">
      <w:start w:val="1"/>
      <w:numFmt w:val="bullet"/>
      <w:lvlText w:val="o"/>
      <w:lvlJc w:val="left"/>
      <w:pPr>
        <w:ind w:left="3167" w:hanging="360"/>
      </w:pPr>
      <w:rPr>
        <w:rFonts w:ascii="Courier New" w:hAnsi="Courier New" w:cs="Courier New" w:hint="default"/>
      </w:rPr>
    </w:lvl>
    <w:lvl w:ilvl="2" w:tplc="40090005">
      <w:start w:val="1"/>
      <w:numFmt w:val="bullet"/>
      <w:lvlText w:val=""/>
      <w:lvlJc w:val="left"/>
      <w:pPr>
        <w:ind w:left="3887" w:hanging="360"/>
      </w:pPr>
      <w:rPr>
        <w:rFonts w:ascii="Wingdings" w:hAnsi="Wingdings" w:hint="default"/>
      </w:rPr>
    </w:lvl>
    <w:lvl w:ilvl="3" w:tplc="40090001">
      <w:start w:val="1"/>
      <w:numFmt w:val="bullet"/>
      <w:lvlText w:val=""/>
      <w:lvlJc w:val="left"/>
      <w:pPr>
        <w:ind w:left="4607" w:hanging="360"/>
      </w:pPr>
      <w:rPr>
        <w:rFonts w:ascii="Symbol" w:hAnsi="Symbol" w:hint="default"/>
      </w:rPr>
    </w:lvl>
    <w:lvl w:ilvl="4" w:tplc="40090003">
      <w:start w:val="1"/>
      <w:numFmt w:val="bullet"/>
      <w:lvlText w:val="o"/>
      <w:lvlJc w:val="left"/>
      <w:pPr>
        <w:ind w:left="5327" w:hanging="360"/>
      </w:pPr>
      <w:rPr>
        <w:rFonts w:ascii="Courier New" w:hAnsi="Courier New" w:cs="Courier New" w:hint="default"/>
      </w:rPr>
    </w:lvl>
    <w:lvl w:ilvl="5" w:tplc="40090005">
      <w:start w:val="1"/>
      <w:numFmt w:val="bullet"/>
      <w:lvlText w:val=""/>
      <w:lvlJc w:val="left"/>
      <w:pPr>
        <w:ind w:left="6047" w:hanging="360"/>
      </w:pPr>
      <w:rPr>
        <w:rFonts w:ascii="Wingdings" w:hAnsi="Wingdings" w:hint="default"/>
      </w:rPr>
    </w:lvl>
    <w:lvl w:ilvl="6" w:tplc="40090001">
      <w:start w:val="1"/>
      <w:numFmt w:val="bullet"/>
      <w:lvlText w:val=""/>
      <w:lvlJc w:val="left"/>
      <w:pPr>
        <w:ind w:left="6767" w:hanging="360"/>
      </w:pPr>
      <w:rPr>
        <w:rFonts w:ascii="Symbol" w:hAnsi="Symbol" w:hint="default"/>
      </w:rPr>
    </w:lvl>
    <w:lvl w:ilvl="7" w:tplc="40090003">
      <w:start w:val="1"/>
      <w:numFmt w:val="bullet"/>
      <w:lvlText w:val="o"/>
      <w:lvlJc w:val="left"/>
      <w:pPr>
        <w:ind w:left="7487" w:hanging="360"/>
      </w:pPr>
      <w:rPr>
        <w:rFonts w:ascii="Courier New" w:hAnsi="Courier New" w:cs="Courier New" w:hint="default"/>
      </w:rPr>
    </w:lvl>
    <w:lvl w:ilvl="8" w:tplc="40090005">
      <w:start w:val="1"/>
      <w:numFmt w:val="bullet"/>
      <w:lvlText w:val=""/>
      <w:lvlJc w:val="left"/>
      <w:pPr>
        <w:ind w:left="8207" w:hanging="360"/>
      </w:pPr>
      <w:rPr>
        <w:rFonts w:ascii="Wingdings" w:hAnsi="Wingdings" w:hint="default"/>
      </w:rPr>
    </w:lvl>
  </w:abstractNum>
  <w:abstractNum w:abstractNumId="32" w15:restartNumberingAfterBreak="0">
    <w:nsid w:val="5DA41718"/>
    <w:multiLevelType w:val="hybridMultilevel"/>
    <w:tmpl w:val="BE7C0CE0"/>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33" w15:restartNumberingAfterBreak="0">
    <w:nsid w:val="5F9062C3"/>
    <w:multiLevelType w:val="hybridMultilevel"/>
    <w:tmpl w:val="43A0BC8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3C376C3"/>
    <w:multiLevelType w:val="hybridMultilevel"/>
    <w:tmpl w:val="76CCFD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7A61B0E"/>
    <w:multiLevelType w:val="multilevel"/>
    <w:tmpl w:val="7B5A8A7C"/>
    <w:lvl w:ilvl="0">
      <w:start w:val="5"/>
      <w:numFmt w:val="decimal"/>
      <w:lvlText w:val="%1."/>
      <w:lvlJc w:val="left"/>
      <w:pPr>
        <w:ind w:left="360" w:hanging="360"/>
      </w:pPr>
      <w:rPr>
        <w:rFonts w:hint="default"/>
        <w:u w:val="single"/>
      </w:rPr>
    </w:lvl>
    <w:lvl w:ilvl="1">
      <w:start w:val="1"/>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686256B2"/>
    <w:multiLevelType w:val="hybridMultilevel"/>
    <w:tmpl w:val="47C6CB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C02023"/>
    <w:multiLevelType w:val="hybridMultilevel"/>
    <w:tmpl w:val="507E71EE"/>
    <w:lvl w:ilvl="0" w:tplc="4009000B">
      <w:start w:val="1"/>
      <w:numFmt w:val="bullet"/>
      <w:lvlText w:val=""/>
      <w:lvlJc w:val="left"/>
      <w:pPr>
        <w:ind w:left="370" w:hanging="360"/>
      </w:pPr>
      <w:rPr>
        <w:rFonts w:ascii="Wingdings" w:hAnsi="Wingdings"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38" w15:restartNumberingAfterBreak="0">
    <w:nsid w:val="72421C6B"/>
    <w:multiLevelType w:val="hybridMultilevel"/>
    <w:tmpl w:val="66EA816A"/>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9" w15:restartNumberingAfterBreak="0">
    <w:nsid w:val="725B6A5E"/>
    <w:multiLevelType w:val="hybridMultilevel"/>
    <w:tmpl w:val="4B821DA6"/>
    <w:lvl w:ilvl="0" w:tplc="CE4A9082">
      <w:start w:val="1"/>
      <w:numFmt w:val="decimal"/>
      <w:lvlText w:val="%1."/>
      <w:lvlJc w:val="left"/>
      <w:pPr>
        <w:ind w:left="1778" w:hanging="360"/>
      </w:pPr>
      <w:rPr>
        <w:rFonts w:hint="default"/>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40" w15:restartNumberingAfterBreak="0">
    <w:nsid w:val="729162EC"/>
    <w:multiLevelType w:val="hybridMultilevel"/>
    <w:tmpl w:val="FA7875C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6670CB7"/>
    <w:multiLevelType w:val="hybridMultilevel"/>
    <w:tmpl w:val="8E40CEA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77C80775"/>
    <w:multiLevelType w:val="hybridMultilevel"/>
    <w:tmpl w:val="76E829AE"/>
    <w:lvl w:ilvl="0" w:tplc="40090009">
      <w:start w:val="1"/>
      <w:numFmt w:val="bullet"/>
      <w:lvlText w:val=""/>
      <w:lvlJc w:val="left"/>
      <w:pPr>
        <w:ind w:left="787" w:hanging="360"/>
      </w:pPr>
      <w:rPr>
        <w:rFonts w:ascii="Wingdings" w:hAnsi="Wingdings" w:hint="default"/>
      </w:rPr>
    </w:lvl>
    <w:lvl w:ilvl="1" w:tplc="40090003">
      <w:start w:val="1"/>
      <w:numFmt w:val="bullet"/>
      <w:lvlText w:val="o"/>
      <w:lvlJc w:val="left"/>
      <w:pPr>
        <w:ind w:left="1507" w:hanging="360"/>
      </w:pPr>
      <w:rPr>
        <w:rFonts w:ascii="Courier New" w:hAnsi="Courier New" w:cs="Courier New" w:hint="default"/>
      </w:rPr>
    </w:lvl>
    <w:lvl w:ilvl="2" w:tplc="40090005">
      <w:start w:val="1"/>
      <w:numFmt w:val="bullet"/>
      <w:lvlText w:val=""/>
      <w:lvlJc w:val="left"/>
      <w:pPr>
        <w:ind w:left="2227" w:hanging="360"/>
      </w:pPr>
      <w:rPr>
        <w:rFonts w:ascii="Wingdings" w:hAnsi="Wingdings" w:hint="default"/>
      </w:rPr>
    </w:lvl>
    <w:lvl w:ilvl="3" w:tplc="40090001">
      <w:start w:val="1"/>
      <w:numFmt w:val="bullet"/>
      <w:lvlText w:val=""/>
      <w:lvlJc w:val="left"/>
      <w:pPr>
        <w:ind w:left="2947" w:hanging="360"/>
      </w:pPr>
      <w:rPr>
        <w:rFonts w:ascii="Symbol" w:hAnsi="Symbol" w:hint="default"/>
      </w:rPr>
    </w:lvl>
    <w:lvl w:ilvl="4" w:tplc="40090003">
      <w:start w:val="1"/>
      <w:numFmt w:val="bullet"/>
      <w:lvlText w:val="o"/>
      <w:lvlJc w:val="left"/>
      <w:pPr>
        <w:ind w:left="3667" w:hanging="360"/>
      </w:pPr>
      <w:rPr>
        <w:rFonts w:ascii="Courier New" w:hAnsi="Courier New" w:cs="Courier New" w:hint="default"/>
      </w:rPr>
    </w:lvl>
    <w:lvl w:ilvl="5" w:tplc="40090005">
      <w:start w:val="1"/>
      <w:numFmt w:val="bullet"/>
      <w:lvlText w:val=""/>
      <w:lvlJc w:val="left"/>
      <w:pPr>
        <w:ind w:left="4387" w:hanging="360"/>
      </w:pPr>
      <w:rPr>
        <w:rFonts w:ascii="Wingdings" w:hAnsi="Wingdings" w:hint="default"/>
      </w:rPr>
    </w:lvl>
    <w:lvl w:ilvl="6" w:tplc="40090001">
      <w:start w:val="1"/>
      <w:numFmt w:val="bullet"/>
      <w:lvlText w:val=""/>
      <w:lvlJc w:val="left"/>
      <w:pPr>
        <w:ind w:left="5107" w:hanging="360"/>
      </w:pPr>
      <w:rPr>
        <w:rFonts w:ascii="Symbol" w:hAnsi="Symbol" w:hint="default"/>
      </w:rPr>
    </w:lvl>
    <w:lvl w:ilvl="7" w:tplc="40090003">
      <w:start w:val="1"/>
      <w:numFmt w:val="bullet"/>
      <w:lvlText w:val="o"/>
      <w:lvlJc w:val="left"/>
      <w:pPr>
        <w:ind w:left="5827" w:hanging="360"/>
      </w:pPr>
      <w:rPr>
        <w:rFonts w:ascii="Courier New" w:hAnsi="Courier New" w:cs="Courier New" w:hint="default"/>
      </w:rPr>
    </w:lvl>
    <w:lvl w:ilvl="8" w:tplc="40090005">
      <w:start w:val="1"/>
      <w:numFmt w:val="bullet"/>
      <w:lvlText w:val=""/>
      <w:lvlJc w:val="left"/>
      <w:pPr>
        <w:ind w:left="6547" w:hanging="360"/>
      </w:pPr>
      <w:rPr>
        <w:rFonts w:ascii="Wingdings" w:hAnsi="Wingdings" w:hint="default"/>
      </w:rPr>
    </w:lvl>
  </w:abstractNum>
  <w:abstractNum w:abstractNumId="43" w15:restartNumberingAfterBreak="0">
    <w:nsid w:val="7AC51DA1"/>
    <w:multiLevelType w:val="hybridMultilevel"/>
    <w:tmpl w:val="385A39A8"/>
    <w:lvl w:ilvl="0" w:tplc="2C02BDCE">
      <w:start w:val="1"/>
      <w:numFmt w:val="decimal"/>
      <w:lvlText w:val="%1."/>
      <w:lvlJc w:val="left"/>
      <w:pPr>
        <w:ind w:left="1637" w:hanging="360"/>
      </w:pPr>
      <w:rPr>
        <w:rFonts w:hint="default"/>
      </w:rPr>
    </w:lvl>
    <w:lvl w:ilvl="1" w:tplc="40090019" w:tentative="1">
      <w:start w:val="1"/>
      <w:numFmt w:val="lowerLetter"/>
      <w:lvlText w:val="%2."/>
      <w:lvlJc w:val="left"/>
      <w:pPr>
        <w:ind w:left="2357" w:hanging="360"/>
      </w:pPr>
    </w:lvl>
    <w:lvl w:ilvl="2" w:tplc="4009001B" w:tentative="1">
      <w:start w:val="1"/>
      <w:numFmt w:val="lowerRoman"/>
      <w:lvlText w:val="%3."/>
      <w:lvlJc w:val="right"/>
      <w:pPr>
        <w:ind w:left="3077" w:hanging="180"/>
      </w:pPr>
    </w:lvl>
    <w:lvl w:ilvl="3" w:tplc="4009000F" w:tentative="1">
      <w:start w:val="1"/>
      <w:numFmt w:val="decimal"/>
      <w:lvlText w:val="%4."/>
      <w:lvlJc w:val="left"/>
      <w:pPr>
        <w:ind w:left="3797" w:hanging="360"/>
      </w:pPr>
    </w:lvl>
    <w:lvl w:ilvl="4" w:tplc="40090019" w:tentative="1">
      <w:start w:val="1"/>
      <w:numFmt w:val="lowerLetter"/>
      <w:lvlText w:val="%5."/>
      <w:lvlJc w:val="left"/>
      <w:pPr>
        <w:ind w:left="4517" w:hanging="360"/>
      </w:pPr>
    </w:lvl>
    <w:lvl w:ilvl="5" w:tplc="4009001B" w:tentative="1">
      <w:start w:val="1"/>
      <w:numFmt w:val="lowerRoman"/>
      <w:lvlText w:val="%6."/>
      <w:lvlJc w:val="right"/>
      <w:pPr>
        <w:ind w:left="5237" w:hanging="180"/>
      </w:pPr>
    </w:lvl>
    <w:lvl w:ilvl="6" w:tplc="4009000F" w:tentative="1">
      <w:start w:val="1"/>
      <w:numFmt w:val="decimal"/>
      <w:lvlText w:val="%7."/>
      <w:lvlJc w:val="left"/>
      <w:pPr>
        <w:ind w:left="5957" w:hanging="360"/>
      </w:pPr>
    </w:lvl>
    <w:lvl w:ilvl="7" w:tplc="40090019" w:tentative="1">
      <w:start w:val="1"/>
      <w:numFmt w:val="lowerLetter"/>
      <w:lvlText w:val="%8."/>
      <w:lvlJc w:val="left"/>
      <w:pPr>
        <w:ind w:left="6677" w:hanging="360"/>
      </w:pPr>
    </w:lvl>
    <w:lvl w:ilvl="8" w:tplc="4009001B" w:tentative="1">
      <w:start w:val="1"/>
      <w:numFmt w:val="lowerRoman"/>
      <w:lvlText w:val="%9."/>
      <w:lvlJc w:val="right"/>
      <w:pPr>
        <w:ind w:left="7397" w:hanging="180"/>
      </w:pPr>
    </w:lvl>
  </w:abstractNum>
  <w:abstractNum w:abstractNumId="44" w15:restartNumberingAfterBreak="0">
    <w:nsid w:val="7B8A2C26"/>
    <w:multiLevelType w:val="hybridMultilevel"/>
    <w:tmpl w:val="DD8CBFDC"/>
    <w:lvl w:ilvl="0" w:tplc="40090001">
      <w:start w:val="1"/>
      <w:numFmt w:val="bullet"/>
      <w:lvlText w:val=""/>
      <w:lvlJc w:val="left"/>
      <w:pPr>
        <w:ind w:left="2421" w:hanging="360"/>
      </w:pPr>
      <w:rPr>
        <w:rFonts w:ascii="Symbol" w:hAnsi="Symbol" w:hint="default"/>
      </w:rPr>
    </w:lvl>
    <w:lvl w:ilvl="1" w:tplc="40090003" w:tentative="1">
      <w:start w:val="1"/>
      <w:numFmt w:val="bullet"/>
      <w:lvlText w:val="o"/>
      <w:lvlJc w:val="left"/>
      <w:pPr>
        <w:ind w:left="3141" w:hanging="360"/>
      </w:pPr>
      <w:rPr>
        <w:rFonts w:ascii="Courier New" w:hAnsi="Courier New" w:cs="Courier New" w:hint="default"/>
      </w:rPr>
    </w:lvl>
    <w:lvl w:ilvl="2" w:tplc="40090005" w:tentative="1">
      <w:start w:val="1"/>
      <w:numFmt w:val="bullet"/>
      <w:lvlText w:val=""/>
      <w:lvlJc w:val="left"/>
      <w:pPr>
        <w:ind w:left="3861" w:hanging="360"/>
      </w:pPr>
      <w:rPr>
        <w:rFonts w:ascii="Wingdings" w:hAnsi="Wingdings" w:hint="default"/>
      </w:rPr>
    </w:lvl>
    <w:lvl w:ilvl="3" w:tplc="40090001" w:tentative="1">
      <w:start w:val="1"/>
      <w:numFmt w:val="bullet"/>
      <w:lvlText w:val=""/>
      <w:lvlJc w:val="left"/>
      <w:pPr>
        <w:ind w:left="4581" w:hanging="360"/>
      </w:pPr>
      <w:rPr>
        <w:rFonts w:ascii="Symbol" w:hAnsi="Symbol" w:hint="default"/>
      </w:rPr>
    </w:lvl>
    <w:lvl w:ilvl="4" w:tplc="40090003" w:tentative="1">
      <w:start w:val="1"/>
      <w:numFmt w:val="bullet"/>
      <w:lvlText w:val="o"/>
      <w:lvlJc w:val="left"/>
      <w:pPr>
        <w:ind w:left="5301" w:hanging="360"/>
      </w:pPr>
      <w:rPr>
        <w:rFonts w:ascii="Courier New" w:hAnsi="Courier New" w:cs="Courier New" w:hint="default"/>
      </w:rPr>
    </w:lvl>
    <w:lvl w:ilvl="5" w:tplc="40090005" w:tentative="1">
      <w:start w:val="1"/>
      <w:numFmt w:val="bullet"/>
      <w:lvlText w:val=""/>
      <w:lvlJc w:val="left"/>
      <w:pPr>
        <w:ind w:left="6021" w:hanging="360"/>
      </w:pPr>
      <w:rPr>
        <w:rFonts w:ascii="Wingdings" w:hAnsi="Wingdings" w:hint="default"/>
      </w:rPr>
    </w:lvl>
    <w:lvl w:ilvl="6" w:tplc="40090001" w:tentative="1">
      <w:start w:val="1"/>
      <w:numFmt w:val="bullet"/>
      <w:lvlText w:val=""/>
      <w:lvlJc w:val="left"/>
      <w:pPr>
        <w:ind w:left="6741" w:hanging="360"/>
      </w:pPr>
      <w:rPr>
        <w:rFonts w:ascii="Symbol" w:hAnsi="Symbol" w:hint="default"/>
      </w:rPr>
    </w:lvl>
    <w:lvl w:ilvl="7" w:tplc="40090003" w:tentative="1">
      <w:start w:val="1"/>
      <w:numFmt w:val="bullet"/>
      <w:lvlText w:val="o"/>
      <w:lvlJc w:val="left"/>
      <w:pPr>
        <w:ind w:left="7461" w:hanging="360"/>
      </w:pPr>
      <w:rPr>
        <w:rFonts w:ascii="Courier New" w:hAnsi="Courier New" w:cs="Courier New" w:hint="default"/>
      </w:rPr>
    </w:lvl>
    <w:lvl w:ilvl="8" w:tplc="40090005" w:tentative="1">
      <w:start w:val="1"/>
      <w:numFmt w:val="bullet"/>
      <w:lvlText w:val=""/>
      <w:lvlJc w:val="left"/>
      <w:pPr>
        <w:ind w:left="8181" w:hanging="360"/>
      </w:pPr>
      <w:rPr>
        <w:rFonts w:ascii="Wingdings" w:hAnsi="Wingdings" w:hint="default"/>
      </w:rPr>
    </w:lvl>
  </w:abstractNum>
  <w:abstractNum w:abstractNumId="45" w15:restartNumberingAfterBreak="0">
    <w:nsid w:val="7BA664EE"/>
    <w:multiLevelType w:val="hybridMultilevel"/>
    <w:tmpl w:val="4432C832"/>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46" w15:restartNumberingAfterBreak="0">
    <w:nsid w:val="7FBE7B9B"/>
    <w:multiLevelType w:val="hybridMultilevel"/>
    <w:tmpl w:val="FB86EF9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2069837649">
    <w:abstractNumId w:val="5"/>
  </w:num>
  <w:num w:numId="2" w16cid:durableId="1117262192">
    <w:abstractNumId w:val="29"/>
  </w:num>
  <w:num w:numId="3" w16cid:durableId="419523887">
    <w:abstractNumId w:val="33"/>
  </w:num>
  <w:num w:numId="4" w16cid:durableId="1948611029">
    <w:abstractNumId w:val="13"/>
  </w:num>
  <w:num w:numId="5" w16cid:durableId="1393389153">
    <w:abstractNumId w:val="42"/>
  </w:num>
  <w:num w:numId="6" w16cid:durableId="1397122971">
    <w:abstractNumId w:val="25"/>
  </w:num>
  <w:num w:numId="7" w16cid:durableId="1635023717">
    <w:abstractNumId w:val="31"/>
  </w:num>
  <w:num w:numId="8" w16cid:durableId="752823987">
    <w:abstractNumId w:val="12"/>
  </w:num>
  <w:num w:numId="9" w16cid:durableId="1451164558">
    <w:abstractNumId w:val="9"/>
  </w:num>
  <w:num w:numId="10" w16cid:durableId="388840731">
    <w:abstractNumId w:val="45"/>
  </w:num>
  <w:num w:numId="11" w16cid:durableId="2060203596">
    <w:abstractNumId w:val="14"/>
  </w:num>
  <w:num w:numId="12" w16cid:durableId="877665710">
    <w:abstractNumId w:val="0"/>
  </w:num>
  <w:num w:numId="13" w16cid:durableId="1217355840">
    <w:abstractNumId w:val="46"/>
  </w:num>
  <w:num w:numId="14" w16cid:durableId="808791133">
    <w:abstractNumId w:val="38"/>
  </w:num>
  <w:num w:numId="15" w16cid:durableId="745683677">
    <w:abstractNumId w:val="40"/>
  </w:num>
  <w:num w:numId="16" w16cid:durableId="1638493494">
    <w:abstractNumId w:val="11"/>
  </w:num>
  <w:num w:numId="17" w16cid:durableId="306590694">
    <w:abstractNumId w:val="22"/>
  </w:num>
  <w:num w:numId="18" w16cid:durableId="728267258">
    <w:abstractNumId w:val="20"/>
  </w:num>
  <w:num w:numId="19" w16cid:durableId="1068377628">
    <w:abstractNumId w:val="30"/>
  </w:num>
  <w:num w:numId="20" w16cid:durableId="714089133">
    <w:abstractNumId w:val="35"/>
  </w:num>
  <w:num w:numId="21" w16cid:durableId="161434429">
    <w:abstractNumId w:val="36"/>
  </w:num>
  <w:num w:numId="22" w16cid:durableId="798498650">
    <w:abstractNumId w:val="7"/>
  </w:num>
  <w:num w:numId="23" w16cid:durableId="2044820022">
    <w:abstractNumId w:val="2"/>
  </w:num>
  <w:num w:numId="24" w16cid:durableId="745417975">
    <w:abstractNumId w:val="24"/>
  </w:num>
  <w:num w:numId="25" w16cid:durableId="1117992036">
    <w:abstractNumId w:val="27"/>
  </w:num>
  <w:num w:numId="26" w16cid:durableId="342392574">
    <w:abstractNumId w:val="26"/>
  </w:num>
  <w:num w:numId="27" w16cid:durableId="447939594">
    <w:abstractNumId w:val="34"/>
  </w:num>
  <w:num w:numId="28" w16cid:durableId="489711270">
    <w:abstractNumId w:val="10"/>
  </w:num>
  <w:num w:numId="29" w16cid:durableId="700859202">
    <w:abstractNumId w:val="37"/>
  </w:num>
  <w:num w:numId="30" w16cid:durableId="2025935546">
    <w:abstractNumId w:val="23"/>
  </w:num>
  <w:num w:numId="31" w16cid:durableId="2000423778">
    <w:abstractNumId w:val="21"/>
  </w:num>
  <w:num w:numId="32" w16cid:durableId="1327634165">
    <w:abstractNumId w:val="17"/>
  </w:num>
  <w:num w:numId="33" w16cid:durableId="1719472826">
    <w:abstractNumId w:val="3"/>
  </w:num>
  <w:num w:numId="34" w16cid:durableId="669210972">
    <w:abstractNumId w:val="4"/>
  </w:num>
  <w:num w:numId="35" w16cid:durableId="995958031">
    <w:abstractNumId w:val="16"/>
  </w:num>
  <w:num w:numId="36" w16cid:durableId="1666545892">
    <w:abstractNumId w:val="43"/>
  </w:num>
  <w:num w:numId="37" w16cid:durableId="56326863">
    <w:abstractNumId w:val="15"/>
  </w:num>
  <w:num w:numId="38" w16cid:durableId="1824546008">
    <w:abstractNumId w:val="1"/>
  </w:num>
  <w:num w:numId="39" w16cid:durableId="1799954753">
    <w:abstractNumId w:val="19"/>
  </w:num>
  <w:num w:numId="40" w16cid:durableId="26948708">
    <w:abstractNumId w:val="41"/>
  </w:num>
  <w:num w:numId="41" w16cid:durableId="759106151">
    <w:abstractNumId w:val="18"/>
  </w:num>
  <w:num w:numId="42" w16cid:durableId="852912561">
    <w:abstractNumId w:val="8"/>
  </w:num>
  <w:num w:numId="43" w16cid:durableId="468011454">
    <w:abstractNumId w:val="28"/>
  </w:num>
  <w:num w:numId="44" w16cid:durableId="683868329">
    <w:abstractNumId w:val="44"/>
  </w:num>
  <w:num w:numId="45" w16cid:durableId="894392391">
    <w:abstractNumId w:val="39"/>
  </w:num>
  <w:num w:numId="46" w16cid:durableId="408239069">
    <w:abstractNumId w:val="32"/>
  </w:num>
  <w:num w:numId="47" w16cid:durableId="1156602913">
    <w:abstractNumId w:val="6"/>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kshmigireesh1289@gmail.com">
    <w15:presenceInfo w15:providerId="Windows Live" w15:userId="420f6f494b06cd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48F"/>
    <w:rsid w:val="000273FE"/>
    <w:rsid w:val="00072AB7"/>
    <w:rsid w:val="00076749"/>
    <w:rsid w:val="000968E2"/>
    <w:rsid w:val="001135B3"/>
    <w:rsid w:val="00115C4B"/>
    <w:rsid w:val="00142CAD"/>
    <w:rsid w:val="001A15FA"/>
    <w:rsid w:val="001C4935"/>
    <w:rsid w:val="001D1C42"/>
    <w:rsid w:val="00210706"/>
    <w:rsid w:val="002278A5"/>
    <w:rsid w:val="00235C56"/>
    <w:rsid w:val="002F0DF9"/>
    <w:rsid w:val="003035D7"/>
    <w:rsid w:val="003072C9"/>
    <w:rsid w:val="003128BC"/>
    <w:rsid w:val="00314DB3"/>
    <w:rsid w:val="00354DA5"/>
    <w:rsid w:val="00367281"/>
    <w:rsid w:val="003738DC"/>
    <w:rsid w:val="003B31EA"/>
    <w:rsid w:val="00403E5E"/>
    <w:rsid w:val="004061AF"/>
    <w:rsid w:val="00416855"/>
    <w:rsid w:val="00482803"/>
    <w:rsid w:val="004F61C4"/>
    <w:rsid w:val="0051468E"/>
    <w:rsid w:val="005958BD"/>
    <w:rsid w:val="005A042C"/>
    <w:rsid w:val="005A1F7D"/>
    <w:rsid w:val="005B1651"/>
    <w:rsid w:val="005D4C4A"/>
    <w:rsid w:val="0060511B"/>
    <w:rsid w:val="00606ABE"/>
    <w:rsid w:val="0065420D"/>
    <w:rsid w:val="00656C16"/>
    <w:rsid w:val="00661173"/>
    <w:rsid w:val="006A3DCD"/>
    <w:rsid w:val="006A404B"/>
    <w:rsid w:val="006C3030"/>
    <w:rsid w:val="0073024D"/>
    <w:rsid w:val="00743B5F"/>
    <w:rsid w:val="007A548F"/>
    <w:rsid w:val="007A54E7"/>
    <w:rsid w:val="007C328C"/>
    <w:rsid w:val="007D3F9B"/>
    <w:rsid w:val="008467B6"/>
    <w:rsid w:val="008A56A5"/>
    <w:rsid w:val="00937E50"/>
    <w:rsid w:val="009C496A"/>
    <w:rsid w:val="009D13C6"/>
    <w:rsid w:val="00A17CBE"/>
    <w:rsid w:val="00A75601"/>
    <w:rsid w:val="00A820B0"/>
    <w:rsid w:val="00AA016B"/>
    <w:rsid w:val="00AA3C45"/>
    <w:rsid w:val="00AB37C8"/>
    <w:rsid w:val="00AB5B80"/>
    <w:rsid w:val="00B2209C"/>
    <w:rsid w:val="00B30C6B"/>
    <w:rsid w:val="00B35CCA"/>
    <w:rsid w:val="00B36C38"/>
    <w:rsid w:val="00B5289B"/>
    <w:rsid w:val="00B52EF3"/>
    <w:rsid w:val="00B76693"/>
    <w:rsid w:val="00BC7DE0"/>
    <w:rsid w:val="00CA0347"/>
    <w:rsid w:val="00CC5EFC"/>
    <w:rsid w:val="00CD622A"/>
    <w:rsid w:val="00D24AFC"/>
    <w:rsid w:val="00D42591"/>
    <w:rsid w:val="00D45DB9"/>
    <w:rsid w:val="00D56AD7"/>
    <w:rsid w:val="00D758C5"/>
    <w:rsid w:val="00E05B42"/>
    <w:rsid w:val="00E25295"/>
    <w:rsid w:val="00E2649B"/>
    <w:rsid w:val="00E27789"/>
    <w:rsid w:val="00E358A2"/>
    <w:rsid w:val="00E43334"/>
    <w:rsid w:val="00EE5F0F"/>
    <w:rsid w:val="00EF71FE"/>
    <w:rsid w:val="00F121D7"/>
    <w:rsid w:val="00F935CA"/>
    <w:rsid w:val="00FB7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C75F0DC"/>
  <w15:docId w15:val="{BA12C38D-CBDF-4435-841B-30C62119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000000"/>
      <w:sz w:val="24"/>
    </w:rPr>
  </w:style>
  <w:style w:type="paragraph" w:styleId="Heading1">
    <w:name w:val="heading 1"/>
    <w:next w:val="Normal"/>
    <w:link w:val="Heading1Char"/>
    <w:uiPriority w:val="9"/>
    <w:qFormat/>
    <w:pPr>
      <w:keepNext/>
      <w:keepLines/>
      <w:spacing w:after="294"/>
      <w:ind w:left="10" w:right="1442"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294"/>
      <w:ind w:left="10" w:right="1442" w:hanging="10"/>
      <w:jc w:val="center"/>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77"/>
      <w:ind w:left="10"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16"/>
      <w:ind w:left="10" w:hanging="10"/>
      <w:outlineLvl w:val="3"/>
    </w:pPr>
    <w:rPr>
      <w:rFonts w:ascii="Arial" w:eastAsia="Arial" w:hAnsi="Arial" w:cs="Arial"/>
      <w:b/>
      <w:color w:val="30313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303133"/>
      <w:sz w:val="24"/>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paragraph" w:styleId="ListParagraph">
    <w:name w:val="List Paragraph"/>
    <w:basedOn w:val="Normal"/>
    <w:uiPriority w:val="34"/>
    <w:qFormat/>
    <w:rsid w:val="00661173"/>
    <w:pPr>
      <w:spacing w:after="200" w:line="276" w:lineRule="auto"/>
      <w:ind w:left="720"/>
      <w:contextualSpacing/>
    </w:pPr>
    <w:rPr>
      <w:rFonts w:asciiTheme="minorHAnsi" w:eastAsiaTheme="minorHAnsi" w:hAnsiTheme="minorHAnsi" w:cstheme="minorBidi"/>
      <w:color w:val="auto"/>
      <w:sz w:val="22"/>
      <w:lang w:val="en-US" w:eastAsia="en-US"/>
    </w:rPr>
  </w:style>
  <w:style w:type="paragraph" w:styleId="NoSpacing">
    <w:name w:val="No Spacing"/>
    <w:uiPriority w:val="1"/>
    <w:qFormat/>
    <w:rsid w:val="00661173"/>
    <w:pPr>
      <w:spacing w:after="0" w:line="240" w:lineRule="auto"/>
      <w:ind w:left="10" w:hanging="10"/>
      <w:jc w:val="both"/>
    </w:pPr>
    <w:rPr>
      <w:rFonts w:ascii="Times New Roman" w:eastAsia="Times New Roman" w:hAnsi="Times New Roman" w:cs="Times New Roman"/>
      <w:color w:val="000000"/>
      <w:sz w:val="24"/>
    </w:rPr>
  </w:style>
  <w:style w:type="table" w:styleId="TableGrid">
    <w:name w:val="Table Grid"/>
    <w:basedOn w:val="TableNormal"/>
    <w:uiPriority w:val="39"/>
    <w:rsid w:val="00D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7560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A75601"/>
    <w:rPr>
      <w:rFonts w:ascii="Tahoma" w:eastAsia="Times New Roman" w:hAnsi="Tahoma" w:cs="Tahoma"/>
      <w:color w:val="000000"/>
      <w:sz w:val="16"/>
      <w:szCs w:val="16"/>
    </w:rPr>
  </w:style>
  <w:style w:type="character" w:styleId="Hyperlink">
    <w:name w:val="Hyperlink"/>
    <w:basedOn w:val="DefaultParagraphFont"/>
    <w:uiPriority w:val="99"/>
    <w:unhideWhenUsed/>
    <w:rsid w:val="0051468E"/>
    <w:rPr>
      <w:color w:val="0563C1" w:themeColor="hyperlink"/>
      <w:u w:val="single"/>
    </w:rPr>
  </w:style>
  <w:style w:type="character" w:styleId="UnresolvedMention">
    <w:name w:val="Unresolved Mention"/>
    <w:basedOn w:val="DefaultParagraphFont"/>
    <w:uiPriority w:val="99"/>
    <w:semiHidden/>
    <w:unhideWhenUsed/>
    <w:rsid w:val="0051468E"/>
    <w:rPr>
      <w:color w:val="605E5C"/>
      <w:shd w:val="clear" w:color="auto" w:fill="E1DFDD"/>
    </w:rPr>
  </w:style>
  <w:style w:type="paragraph" w:styleId="HTMLPreformatted">
    <w:name w:val="HTML Preformatted"/>
    <w:basedOn w:val="Normal"/>
    <w:link w:val="HTMLPreformattedChar"/>
    <w:uiPriority w:val="99"/>
    <w:semiHidden/>
    <w:unhideWhenUsed/>
    <w:rsid w:val="00B22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220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18993">
      <w:bodyDiv w:val="1"/>
      <w:marLeft w:val="0"/>
      <w:marRight w:val="0"/>
      <w:marTop w:val="0"/>
      <w:marBottom w:val="0"/>
      <w:divBdr>
        <w:top w:val="none" w:sz="0" w:space="0" w:color="auto"/>
        <w:left w:val="none" w:sz="0" w:space="0" w:color="auto"/>
        <w:bottom w:val="none" w:sz="0" w:space="0" w:color="auto"/>
        <w:right w:val="none" w:sz="0" w:space="0" w:color="auto"/>
      </w:divBdr>
    </w:div>
    <w:div w:id="384257760">
      <w:bodyDiv w:val="1"/>
      <w:marLeft w:val="0"/>
      <w:marRight w:val="0"/>
      <w:marTop w:val="0"/>
      <w:marBottom w:val="0"/>
      <w:divBdr>
        <w:top w:val="none" w:sz="0" w:space="0" w:color="auto"/>
        <w:left w:val="none" w:sz="0" w:space="0" w:color="auto"/>
        <w:bottom w:val="none" w:sz="0" w:space="0" w:color="auto"/>
        <w:right w:val="none" w:sz="0" w:space="0" w:color="auto"/>
      </w:divBdr>
    </w:div>
    <w:div w:id="460147395">
      <w:bodyDiv w:val="1"/>
      <w:marLeft w:val="0"/>
      <w:marRight w:val="0"/>
      <w:marTop w:val="0"/>
      <w:marBottom w:val="0"/>
      <w:divBdr>
        <w:top w:val="none" w:sz="0" w:space="0" w:color="auto"/>
        <w:left w:val="none" w:sz="0" w:space="0" w:color="auto"/>
        <w:bottom w:val="none" w:sz="0" w:space="0" w:color="auto"/>
        <w:right w:val="none" w:sz="0" w:space="0" w:color="auto"/>
      </w:divBdr>
    </w:div>
    <w:div w:id="601299647">
      <w:bodyDiv w:val="1"/>
      <w:marLeft w:val="0"/>
      <w:marRight w:val="0"/>
      <w:marTop w:val="0"/>
      <w:marBottom w:val="0"/>
      <w:divBdr>
        <w:top w:val="none" w:sz="0" w:space="0" w:color="auto"/>
        <w:left w:val="none" w:sz="0" w:space="0" w:color="auto"/>
        <w:bottom w:val="none" w:sz="0" w:space="0" w:color="auto"/>
        <w:right w:val="none" w:sz="0" w:space="0" w:color="auto"/>
      </w:divBdr>
    </w:div>
    <w:div w:id="639113575">
      <w:bodyDiv w:val="1"/>
      <w:marLeft w:val="0"/>
      <w:marRight w:val="0"/>
      <w:marTop w:val="0"/>
      <w:marBottom w:val="0"/>
      <w:divBdr>
        <w:top w:val="none" w:sz="0" w:space="0" w:color="auto"/>
        <w:left w:val="none" w:sz="0" w:space="0" w:color="auto"/>
        <w:bottom w:val="none" w:sz="0" w:space="0" w:color="auto"/>
        <w:right w:val="none" w:sz="0" w:space="0" w:color="auto"/>
      </w:divBdr>
    </w:div>
    <w:div w:id="710344980">
      <w:bodyDiv w:val="1"/>
      <w:marLeft w:val="0"/>
      <w:marRight w:val="0"/>
      <w:marTop w:val="0"/>
      <w:marBottom w:val="0"/>
      <w:divBdr>
        <w:top w:val="none" w:sz="0" w:space="0" w:color="auto"/>
        <w:left w:val="none" w:sz="0" w:space="0" w:color="auto"/>
        <w:bottom w:val="none" w:sz="0" w:space="0" w:color="auto"/>
        <w:right w:val="none" w:sz="0" w:space="0" w:color="auto"/>
      </w:divBdr>
    </w:div>
    <w:div w:id="784926219">
      <w:bodyDiv w:val="1"/>
      <w:marLeft w:val="0"/>
      <w:marRight w:val="0"/>
      <w:marTop w:val="0"/>
      <w:marBottom w:val="0"/>
      <w:divBdr>
        <w:top w:val="none" w:sz="0" w:space="0" w:color="auto"/>
        <w:left w:val="none" w:sz="0" w:space="0" w:color="auto"/>
        <w:bottom w:val="none" w:sz="0" w:space="0" w:color="auto"/>
        <w:right w:val="none" w:sz="0" w:space="0" w:color="auto"/>
      </w:divBdr>
    </w:div>
    <w:div w:id="1038355399">
      <w:bodyDiv w:val="1"/>
      <w:marLeft w:val="0"/>
      <w:marRight w:val="0"/>
      <w:marTop w:val="0"/>
      <w:marBottom w:val="0"/>
      <w:divBdr>
        <w:top w:val="none" w:sz="0" w:space="0" w:color="auto"/>
        <w:left w:val="none" w:sz="0" w:space="0" w:color="auto"/>
        <w:bottom w:val="none" w:sz="0" w:space="0" w:color="auto"/>
        <w:right w:val="none" w:sz="0" w:space="0" w:color="auto"/>
      </w:divBdr>
    </w:div>
    <w:div w:id="1214467741">
      <w:bodyDiv w:val="1"/>
      <w:marLeft w:val="0"/>
      <w:marRight w:val="0"/>
      <w:marTop w:val="0"/>
      <w:marBottom w:val="0"/>
      <w:divBdr>
        <w:top w:val="none" w:sz="0" w:space="0" w:color="auto"/>
        <w:left w:val="none" w:sz="0" w:space="0" w:color="auto"/>
        <w:bottom w:val="none" w:sz="0" w:space="0" w:color="auto"/>
        <w:right w:val="none" w:sz="0" w:space="0" w:color="auto"/>
      </w:divBdr>
    </w:div>
    <w:div w:id="1435596169">
      <w:bodyDiv w:val="1"/>
      <w:marLeft w:val="0"/>
      <w:marRight w:val="0"/>
      <w:marTop w:val="0"/>
      <w:marBottom w:val="0"/>
      <w:divBdr>
        <w:top w:val="none" w:sz="0" w:space="0" w:color="auto"/>
        <w:left w:val="none" w:sz="0" w:space="0" w:color="auto"/>
        <w:bottom w:val="none" w:sz="0" w:space="0" w:color="auto"/>
        <w:right w:val="none" w:sz="0" w:space="0" w:color="auto"/>
      </w:divBdr>
    </w:div>
    <w:div w:id="1876653739">
      <w:bodyDiv w:val="1"/>
      <w:marLeft w:val="0"/>
      <w:marRight w:val="0"/>
      <w:marTop w:val="0"/>
      <w:marBottom w:val="0"/>
      <w:divBdr>
        <w:top w:val="none" w:sz="0" w:space="0" w:color="auto"/>
        <w:left w:val="none" w:sz="0" w:space="0" w:color="auto"/>
        <w:bottom w:val="none" w:sz="0" w:space="0" w:color="auto"/>
        <w:right w:val="none" w:sz="0" w:space="0" w:color="auto"/>
      </w:divBdr>
    </w:div>
    <w:div w:id="2063552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eni.us/HE9hvlN" TargetMode="External"/><Relationship Id="rId18" Type="http://schemas.openxmlformats.org/officeDocument/2006/relationships/image" Target="media/image5.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eni.us/KqzA" TargetMode="External"/><Relationship Id="rId17" Type="http://schemas.openxmlformats.org/officeDocument/2006/relationships/image" Target="media/image4.jpeg"/><Relationship Id="rId25" Type="http://schemas.openxmlformats.org/officeDocument/2006/relationships/image" Target="media/image12.jpe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PFvnSZHO3cI" TargetMode="External"/><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eg"/><Relationship Id="rId28" Type="http://schemas.openxmlformats.org/officeDocument/2006/relationships/footer" Target="footer1.xml"/><Relationship Id="rId10" Type="http://schemas.openxmlformats.org/officeDocument/2006/relationships/hyperlink" Target="https://www.youtube.com/watch?v=q7NF-2gtfEU" TargetMode="External"/><Relationship Id="rId19" Type="http://schemas.openxmlformats.org/officeDocument/2006/relationships/image" Target="media/image6.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slideshare.net/irjetjournal/irjet-an-online-grievance-redressal-system" TargetMode="Externa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www.irjet.net/archives/V5/i4/IRJET-V5I413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A3BDF-3479-450F-A886-53DBD17DD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70</Pages>
  <Words>10522</Words>
  <Characters>59982</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FACE MASK DETECTOR</vt:lpstr>
    </vt:vector>
  </TitlesOfParts>
  <Company/>
  <LinksUpToDate>false</LinksUpToDate>
  <CharactersWithSpaces>70364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MASK DETECTOR</dc:title>
  <dc:subject/>
  <dc:creator>Ameena C R</dc:creator>
  <cp:keywords/>
  <cp:lastModifiedBy>lakshmigireesh1289@gmail.com</cp:lastModifiedBy>
  <cp:revision>17</cp:revision>
  <dcterms:created xsi:type="dcterms:W3CDTF">2023-02-27T17:09:00Z</dcterms:created>
  <dcterms:modified xsi:type="dcterms:W3CDTF">2023-03-19T03:53:00Z</dcterms:modified>
</cp:coreProperties>
</file>